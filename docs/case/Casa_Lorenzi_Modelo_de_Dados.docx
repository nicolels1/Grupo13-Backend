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Casa Lorenzi — Modelo de Dados</w:t>
      </w:r>
    </w:p>
    <w:p>
      <w:pPr/>
      <w:r>
        <w:t xml:space="preserve">Oct 2, 2026 · @Nicole · atualizado em Oct 5, 2026 (Entrega 2)</w:t>
      </w:r>
    </w:p>
    <w:p>
      <w:pPr>
        <w:pStyle w:val="Heading2"/>
      </w:pPr>
      <w:r>
        <w:t xml:space="preserve">Visão geral</w:t>
      </w:r>
    </w:p>
    <w:p>
      <w:pPr/>
      <w:r>
        <w:t xml:space="preserve">A plataforma da Casa Lorenzi tem 27 tabelas em seis áreas: catálogo, estoque e transferência, vendas, contas e acesso, atendimento e avaliações. Este documento traz o modelo da Entrega 1 (Case de Tech, Trainee Insper Jr. 2026.2), com a revisão técnica para a arquitetura escolhida e os ajustes da Entrega 2 para o requisito de histórico. O diagrama está em </w:t>
      </w:r>
      <w:r>
        <w:rPr>
          <w:rStyle w:val="CodeChar"/>
        </w:rPr>
        <w:t xml:space="preserve">Diagrama_bancodedados_final.drawio</w:t>
      </w:r>
      <w:r>
        <w:t xml:space="preserve">, os termos em </w:t>
      </w:r>
      <w:r>
        <w:rPr>
          <w:rStyle w:val="CodeChar"/>
        </w:rPr>
        <w:t xml:space="preserve">CONTEXT.md</w:t>
      </w:r>
      <w:r>
        <w:t xml:space="preserve"> e as decisões difíceis de reverter em </w:t>
      </w:r>
      <w:r>
        <w:rPr>
          <w:rStyle w:val="CodeChar"/>
        </w:rPr>
        <w:t xml:space="preserve">docs/adr/</w:t>
      </w:r>
      <w:r>
        <w:t xml:space="preserve">.</w:t>
      </w:r>
    </w:p>
    <w:p>
      <w:pPr/>
      <w:r>
        <w:t xml:space="preserve">A arquitetura é PostgreSQL no Supabase, com Supabase Auth para login, Supabase Storage para arquivos e FastAPI com SQLAlchemy no backend. Todo acesso a dados passa pelo FastAPI.</w:t>
      </w:r>
    </w:p>
    <w:p>
      <w:pPr/>
      <w:r>
        <w:t xml:space="preserve">Há duas plataformas com entrada única: a interna, usada pelo time da Casa Lorenzi, e a do cliente. A rede tem lojas e centros de distribuição (CD) e vende online e na loja física. Cada loja separa o estoque de cada peça em dois canais, loja física e online. Toda alteração de estoque fica registrada.</w:t>
      </w:r>
    </w:p>
    <w:p>
      <w:pPr/>
      <w:r>
        <w:t xml:space="preserve">Fora do escopo desta entrega: integração com a Vulto, promoções e resposta pública da loja a avaliações.</w:t>
      </w:r>
    </w:p>
    <w:p>
      <w:pPr>
        <w:pStyle w:val="Heading2"/>
      </w:pPr>
      <w:r>
        <w:t xml:space="preserve">Regras de negócio</w:t>
      </w:r>
    </w:p>
    <w:p>
      <w:pPr>
        <w:pStyle w:val="Heading3"/>
      </w:pPr>
      <w:r>
        <w:t xml:space="preserve">Catálogo</w:t>
      </w:r>
    </w:p>
    <w:p>
      <w:pPr>
        <w:pStyle w:val="ListParagraph"/>
        <w:numPr>
          <w:ilvl w:val="0"/>
          <w:numId w:val="2"/>
        </w:numPr>
      </w:pPr>
      <w:r>
        <w:t xml:space="preserve">Produto tem variantes de cor e tamanho, únicas por produto. Peça sem cor ou tamanho usa "Única" e "U".</w:t>
      </w:r>
    </w:p>
    <w:p>
      <w:pPr>
        <w:pStyle w:val="ListParagraph"/>
        <w:numPr>
          <w:ilvl w:val="0"/>
          <w:numId w:val="2"/>
        </w:numPr>
      </w:pPr>
      <w:r>
        <w:t xml:space="preserve">O preço fica na variante e não varia por loja. Toda definição de preço, inclusive a da criação da variante, fica registrada no histórico de preço.</w:t>
      </w:r>
    </w:p>
    <w:p>
      <w:pPr>
        <w:pStyle w:val="ListParagraph"/>
        <w:numPr>
          <w:ilvl w:val="0"/>
          <w:numId w:val="2"/>
        </w:numPr>
      </w:pPr>
      <w:r>
        <w:t xml:space="preserve">A foto pertence ao produto, com cor opcional (sem cor, vale para todas) e ordem. O arquivo fica no Storage e o banco guarda o caminho dele, não a URL.</w:t>
      </w:r>
    </w:p>
    <w:p>
      <w:pPr>
        <w:pStyle w:val="Heading3"/>
      </w:pPr>
      <w:r>
        <w:t xml:space="preserve">Unidades e estoque</w:t>
      </w:r>
    </w:p>
    <w:p>
      <w:pPr>
        <w:pStyle w:val="ListParagraph"/>
        <w:numPr>
          <w:ilvl w:val="0"/>
          <w:numId w:val="3"/>
        </w:numPr>
      </w:pPr>
      <w:r>
        <w:t xml:space="preserve">Unidade é </w:t>
      </w:r>
      <w:r>
        <w:rPr>
          <w:b/>
        </w:rPr>
        <w:t xml:space="preserve">loja</w:t>
      </w:r>
      <w:r>
        <w:t xml:space="preserve"> ou </w:t>
      </w:r>
      <w:r>
        <w:rPr>
          <w:b/>
        </w:rPr>
        <w:t xml:space="preserve">CD</w:t>
      </w:r>
      <w:r>
        <w:t xml:space="preserve">. O CD não atende público, não faz venda física nem retirada, e sempre despacha pedidos online. Lojas despacham só se marcadas.</w:t>
      </w:r>
    </w:p>
    <w:p>
      <w:pPr>
        <w:pStyle w:val="ListParagraph"/>
        <w:numPr>
          <w:ilvl w:val="0"/>
          <w:numId w:val="3"/>
        </w:numPr>
      </w:pPr>
      <w:r>
        <w:t xml:space="preserve">O estoque de cada variante em cada unidade é dividido por </w:t>
      </w:r>
      <w:r>
        <w:rPr>
          <w:b/>
        </w:rPr>
        <w:t xml:space="preserve">canal</w:t>
      </w:r>
      <w:r>
        <w:t xml:space="preserve">: loja física e online. Toda loja tem os dois canais; o CD só tem o online. A quantidade nunca fica negativa.</w:t>
      </w:r>
    </w:p>
    <w:p>
      <w:pPr>
        <w:pStyle w:val="ListParagraph"/>
        <w:numPr>
          <w:ilvl w:val="0"/>
          <w:numId w:val="3"/>
        </w:numPr>
      </w:pPr>
      <w:r>
        <w:t xml:space="preserve">Pedido online, inclusive a retirada, usa o estoque online. Venda física usa o estoque de loja física.</w:t>
      </w:r>
    </w:p>
    <w:p>
      <w:pPr>
        <w:pStyle w:val="ListParagraph"/>
        <w:numPr>
          <w:ilvl w:val="0"/>
          <w:numId w:val="3"/>
        </w:numPr>
      </w:pPr>
      <w:r>
        <w:rPr>
          <w:b/>
        </w:rPr>
        <w:t xml:space="preserve">Disponível</w:t>
      </w:r>
      <w:r>
        <w:t xml:space="preserve"> é o estoque menos o que está reservado para pedidos online aguardando pagamento. Venda, transferência e realocação só usam o disponível.</w:t>
      </w:r>
    </w:p>
    <w:p>
      <w:pPr>
        <w:pStyle w:val="ListParagraph"/>
        <w:numPr>
          <w:ilvl w:val="0"/>
          <w:numId w:val="3"/>
        </w:numPr>
      </w:pPr>
      <w:r>
        <w:rPr>
          <w:b/>
        </w:rPr>
        <w:t xml:space="preserve">Toda</w:t>
      </w:r>
      <w:r>
        <w:t xml:space="preserve"> alteração de quantidade gera uma movimentação, que nunca é editada nem apagada. A quantidade tem sinal: positiva entra, negativa sai. Tipos: saldo inicial (carga inicial do estoque), recebimento, avaria, perda, ajuste, venda, retorno por cancelamento, devolução, saída por troca, saída e entrada por transferência, saída e entrada por realocação.</w:t>
      </w:r>
    </w:p>
    <w:p>
      <w:pPr>
        <w:pStyle w:val="ListParagraph"/>
        <w:numPr>
          <w:ilvl w:val="0"/>
          <w:numId w:val="3"/>
        </w:numPr>
      </w:pPr>
      <w:r>
        <w:t xml:space="preserve">Motivo obrigatório em avaria, perda e ajuste. Movimentações automáticas apontam para a origem (pedido, transferência ou chamado) e podem não ter autor.</w:t>
      </w:r>
    </w:p>
    <w:p>
      <w:pPr>
        <w:pStyle w:val="ListParagraph"/>
        <w:numPr>
          <w:ilvl w:val="0"/>
          <w:numId w:val="3"/>
        </w:numPr>
      </w:pPr>
      <w:r>
        <w:t xml:space="preserve">O saldo em ESTOQUE é atualizado pelo próprio banco (trigger) a cada movimentação inserida, e o trigger cria a linha quando ela ainda não existe. O backend nunca altera o saldo direto: só insere movimentações.</w:t>
      </w:r>
    </w:p>
    <w:p>
      <w:pPr>
        <w:pStyle w:val="ListParagraph"/>
        <w:numPr>
          <w:ilvl w:val="0"/>
          <w:numId w:val="3"/>
        </w:numPr>
      </w:pPr>
      <w:r>
        <w:rPr>
          <w:b/>
        </w:rPr>
        <w:t xml:space="preserve">Realocação</w:t>
      </w:r>
      <w:r>
        <w:t xml:space="preserve"> passa peças disponíveis de um canal para o outro na mesma unidade, com saída e entrada registradas juntas. Usa a permissão de movimentar estoque.</w:t>
      </w:r>
    </w:p>
    <w:p>
      <w:pPr>
        <w:pStyle w:val="ListParagraph"/>
        <w:numPr>
          <w:ilvl w:val="0"/>
          <w:numId w:val="3"/>
        </w:numPr>
      </w:pPr>
      <w:r>
        <w:t xml:space="preserve">Estoque mínimo por variante, unidade e canal. Abaixo dele, a peça entra no alerta de reposição; sem mínimo, entra numa lista de pendências.</w:t>
      </w:r>
    </w:p>
    <w:p>
      <w:pPr>
        <w:pStyle w:val="ListParagraph"/>
        <w:numPr>
          <w:ilvl w:val="0"/>
          <w:numId w:val="3"/>
        </w:numPr>
      </w:pPr>
      <w:r>
        <w:t xml:space="preserve">A mercadoria entra preferencialmente pelo CD e abastece as lojas por transferência. No recebimento, quem registra escolhe o canal de entrada. O reabastecimento é manual.</w:t>
      </w:r>
    </w:p>
    <w:p>
      <w:pPr>
        <w:pStyle w:val="Heading3"/>
      </w:pPr>
      <w:r>
        <w:t xml:space="preserve">Transferência</w:t>
      </w:r>
    </w:p>
    <w:p>
      <w:pPr>
        <w:pStyle w:val="ListParagraph"/>
        <w:numPr>
          <w:ilvl w:val="0"/>
          <w:numId w:val="4"/>
        </w:numPr>
      </w:pPr>
      <w:r>
        <w:t xml:space="preserve">Etapas: solicitada → enviada → recebida, com várias variantes por transferência. A solicitação informa a quantidade pedida e não reserva estoque na origem.</w:t>
      </w:r>
    </w:p>
    <w:p>
      <w:pPr>
        <w:pStyle w:val="ListParagraph"/>
        <w:numPr>
          <w:ilvl w:val="0"/>
          <w:numId w:val="4"/>
        </w:numPr>
      </w:pPr>
      <w:r>
        <w:t xml:space="preserve">Cada item informa o canal de saída (sempre online quando sai do CD) e o canal de entrada no destino.</w:t>
      </w:r>
    </w:p>
    <w:p>
      <w:pPr>
        <w:pStyle w:val="ListParagraph"/>
        <w:numPr>
          <w:ilvl w:val="0"/>
          <w:numId w:val="4"/>
        </w:numPr>
      </w:pPr>
      <w:r>
        <w:t xml:space="preserve">O envio gera saída na origem; o recebimento gera entrada no destino. Origem ≠ destino.</w:t>
      </w:r>
    </w:p>
    <w:p>
      <w:pPr>
        <w:pStyle w:val="ListParagraph"/>
        <w:numPr>
          <w:ilvl w:val="0"/>
          <w:numId w:val="4"/>
        </w:numPr>
      </w:pPr>
      <w:r>
        <w:t xml:space="preserve">Peças que não chegam viram perda ou avaria no destino, com motivo: o destino registra a entrada do total enviado e, em seguida, a perda da diferença.</w:t>
      </w:r>
    </w:p>
    <w:p>
      <w:pPr>
        <w:pStyle w:val="ListParagraph"/>
        <w:numPr>
          <w:ilvl w:val="0"/>
          <w:numId w:val="4"/>
        </w:numPr>
      </w:pPr>
      <w:r>
        <w:t xml:space="preserve">Antes do envio, a origem ou o destino pode cancelar, informando o motivo. Depois de enviada, a transferência não se cancela.</w:t>
      </w:r>
    </w:p>
    <w:p>
      <w:pPr>
        <w:pStyle w:val="Heading3"/>
      </w:pPr>
      <w:r>
        <w:t xml:space="preserve">Vendas e pedidos</w:t>
      </w:r>
    </w:p>
    <w:p>
      <w:pPr>
        <w:pStyle w:val="ListParagraph"/>
        <w:numPr>
          <w:ilvl w:val="0"/>
          <w:numId w:val="5"/>
        </w:numPr>
      </w:pPr>
      <w:r>
        <w:t xml:space="preserve">Toda venda vira pedido, com </w:t>
      </w:r>
      <w:r>
        <w:rPr>
          <w:b/>
        </w:rPr>
        <w:t xml:space="preserve">canal</w:t>
      </w:r>
      <w:r>
        <w:t xml:space="preserve"> online ou loja física, e sai de uma única unidade.</w:t>
      </w:r>
    </w:p>
    <w:p>
      <w:pPr>
        <w:pStyle w:val="ListParagraph"/>
        <w:numPr>
          <w:ilvl w:val="0"/>
          <w:numId w:val="5"/>
        </w:numPr>
      </w:pPr>
      <w:r>
        <w:rPr>
          <w:b/>
        </w:rPr>
        <w:t xml:space="preserve">Venda física:</w:t>
      </w:r>
      <w:r>
        <w:t xml:space="preserve"> registrada por um funcionário, que fica gravado no pedido. Já nasce entregue, com pagamento aprovado e baixa do estoque de loja física no ato.</w:t>
      </w:r>
    </w:p>
    <w:p>
      <w:pPr>
        <w:pStyle w:val="ListParagraph"/>
        <w:numPr>
          <w:ilvl w:val="0"/>
          <w:numId w:val="5"/>
        </w:numPr>
      </w:pPr>
      <w:r>
        <w:rPr>
          <w:b/>
        </w:rPr>
        <w:t xml:space="preserve">Venda online:</w:t>
      </w:r>
      <w:r>
        <w:t xml:space="preserve"> exige conta e tem modalidade entrega em casa ou retirada na loja. O pagamento é sempre online. No checkout, o pedido </w:t>
      </w:r>
      <w:r>
        <w:rPr>
          <w:b/>
        </w:rPr>
        <w:t xml:space="preserve">reserva</w:t>
      </w:r>
      <w:r>
        <w:t xml:space="preserve"> as peças no estoque online por 15 minutos. O estoque baixa quando o pagamento é aprovado. Se a reserva vencer, o pedido é cancelado e as peças voltam a ficar disponíveis. A cobrança Pix expira junto com a reserva, e um pagamento que chegar depois é estornado automaticamente.</w:t>
      </w:r>
    </w:p>
    <w:p>
      <w:pPr>
        <w:pStyle w:val="ListParagraph"/>
        <w:numPr>
          <w:ilvl w:val="0"/>
          <w:numId w:val="5"/>
        </w:numPr>
      </w:pPr>
      <w:r>
        <w:rPr>
          <w:b/>
        </w:rPr>
        <w:t xml:space="preserve">Entrega em casa:</w:t>
      </w:r>
      <w:r>
        <w:t xml:space="preserve"> sai de um CD que tenha todos os itens disponíveis no online. Se nenhum tiver, sai de uma loja que despacha, priorizando mesma cidade, depois mesmo estado, com desempate pelo maior estoque. O pedido guarda uma cópia do endereço.</w:t>
      </w:r>
    </w:p>
    <w:p>
      <w:pPr>
        <w:pStyle w:val="ListParagraph"/>
        <w:numPr>
          <w:ilvl w:val="0"/>
          <w:numId w:val="5"/>
        </w:numPr>
      </w:pPr>
      <w:r>
        <w:rPr>
          <w:b/>
        </w:rPr>
        <w:t xml:space="preserve">Retirada:</w:t>
      </w:r>
      <w:r>
        <w:t xml:space="preserve"> o cliente escolhe uma loja com todos os itens no estoque online dela e tem 7 dias para retirar. Se não retirar, o pedido é cancelado com estorno e retorno ao estoque. Na retirada, mostra o código do pedido e um documento.</w:t>
      </w:r>
    </w:p>
    <w:p>
      <w:pPr>
        <w:pStyle w:val="ListParagraph"/>
        <w:numPr>
          <w:ilvl w:val="0"/>
          <w:numId w:val="5"/>
        </w:numPr>
      </w:pPr>
      <w:r>
        <w:t xml:space="preserve">Status: aguardando pagamento → pago → enviado ou pronto para retirada → entregue; ou cancelado. O cliente cancela até o pedido estar pago.</w:t>
      </w:r>
    </w:p>
    <w:p>
      <w:pPr>
        <w:pStyle w:val="ListParagraph"/>
        <w:numPr>
          <w:ilvl w:val="0"/>
          <w:numId w:val="5"/>
        </w:numPr>
      </w:pPr>
      <w:r>
        <w:t xml:space="preserve">O pedido registra quando foi pago e quando foi enviado, além de quando ficou pronto para retirada, foi entregue ou cancelado.</w:t>
      </w:r>
    </w:p>
    <w:p>
      <w:pPr>
        <w:pStyle w:val="ListParagraph"/>
        <w:numPr>
          <w:ilvl w:val="0"/>
          <w:numId w:val="5"/>
        </w:numPr>
      </w:pPr>
      <w:r>
        <w:t xml:space="preserve">Todo cancelamento tem motivo: cliente, reserva vencida, retirada vencida ou equipe. Quando é a equipe, registra quem cancelou e a justificativa.</w:t>
      </w:r>
    </w:p>
    <w:p>
      <w:pPr>
        <w:pStyle w:val="ListParagraph"/>
        <w:numPr>
          <w:ilvl w:val="0"/>
          <w:numId w:val="5"/>
        </w:numPr>
      </w:pPr>
      <w:r>
        <w:t xml:space="preserve">Depois de uma devolução, o pedido continua </w:t>
      </w:r>
      <w:r>
        <w:rPr>
          <w:b/>
        </w:rPr>
        <w:t xml:space="preserve">entregue</w:t>
      </w:r>
      <w:r>
        <w:t xml:space="preserve"> e passa a indicar devolução parcial ou total. Troca não conta como devolução.</w:t>
      </w:r>
    </w:p>
    <w:p>
      <w:pPr>
        <w:pStyle w:val="ListParagraph"/>
        <w:numPr>
          <w:ilvl w:val="0"/>
          <w:numId w:val="5"/>
        </w:numPr>
      </w:pPr>
      <w:r>
        <w:t xml:space="preserve">Valor total = itens + frete; frete zero na retirada e na venda física. O item guarda o preço do momento da compra.</w:t>
      </w:r>
    </w:p>
    <w:p>
      <w:pPr>
        <w:pStyle w:val="ListParagraph"/>
        <w:numPr>
          <w:ilvl w:val="0"/>
          <w:numId w:val="5"/>
        </w:numPr>
      </w:pPr>
      <w:r>
        <w:t xml:space="preserve">Um pedido pode ter vários pagamentos. Ele fica pago quando os pagamentos aprovados, menos os estornos aprovados, atingem o total. Métodos: Pix, cartão de crédito, cartão de débito e dinheiro (só na loja física).</w:t>
      </w:r>
    </w:p>
    <w:p>
      <w:pPr>
        <w:pStyle w:val="ListParagraph"/>
        <w:numPr>
          <w:ilvl w:val="0"/>
          <w:numId w:val="5"/>
        </w:numPr>
      </w:pPr>
      <w:r>
        <w:rPr>
          <w:b/>
        </w:rPr>
        <w:t xml:space="preserve">Estorno</w:t>
      </w:r>
      <w:r>
        <w:t xml:space="preserve"> é um lançamento próprio, ligado ao pagamento original e, quando vem de troca ou devolução, ao chamado. Pode ser parcial e volta sempre pelo mesmo método. Com mais de um pagamento, o atendente escolhe de qual sai.</w:t>
      </w:r>
    </w:p>
    <w:p>
      <w:pPr>
        <w:pStyle w:val="Heading3"/>
      </w:pPr>
      <w:r>
        <w:t xml:space="preserve">Clientes e contas</w:t>
      </w:r>
    </w:p>
    <w:p>
      <w:pPr>
        <w:pStyle w:val="ListParagraph"/>
        <w:numPr>
          <w:ilvl w:val="0"/>
          <w:numId w:val="6"/>
        </w:numPr>
      </w:pPr>
      <w:r>
        <w:t xml:space="preserve">Uma tabela de usuários com tipo de conta </w:t>
      </w:r>
      <w:r>
        <w:rPr>
          <w:b/>
        </w:rPr>
        <w:t xml:space="preserve">interna</w:t>
      </w:r>
      <w:r>
        <w:t xml:space="preserve"> ou </w:t>
      </w:r>
      <w:r>
        <w:rPr>
          <w:b/>
        </w:rPr>
        <w:t xml:space="preserve">cliente</w:t>
      </w:r>
      <w:r>
        <w:t xml:space="preserve">, e uma tela de entrada única que decide o destino pelo tipo de conta.</w:t>
      </w:r>
    </w:p>
    <w:p>
      <w:pPr>
        <w:pStyle w:val="ListParagraph"/>
        <w:numPr>
          <w:ilvl w:val="0"/>
          <w:numId w:val="6"/>
        </w:numPr>
      </w:pPr>
      <w:r>
        <w:t xml:space="preserve">O </w:t>
      </w:r>
      <w:r>
        <w:rPr>
          <w:b/>
        </w:rPr>
        <w:t xml:space="preserve">Supabase Auth</w:t>
      </w:r>
      <w:r>
        <w:t xml:space="preserve"> guarda e-mail, senha, links e sessão. A tabela de usuários usa o mesmo id do Auth e guarda o resto: tipo de conta, CPF, modelo de acesso e status. Tipo de conta e permissões nunca ficam no Auth.</w:t>
      </w:r>
    </w:p>
    <w:p>
      <w:pPr>
        <w:pStyle w:val="ListParagraph"/>
        <w:numPr>
          <w:ilvl w:val="0"/>
          <w:numId w:val="6"/>
        </w:numPr>
      </w:pPr>
      <w:r>
        <w:t xml:space="preserve">Toda conta é criada pelo backend. O cadastro aberto direto no Auth fica desligado.</w:t>
      </w:r>
    </w:p>
    <w:p>
      <w:pPr>
        <w:pStyle w:val="ListParagraph"/>
        <w:numPr>
          <w:ilvl w:val="0"/>
          <w:numId w:val="6"/>
        </w:numPr>
      </w:pPr>
      <w:r>
        <w:t xml:space="preserve">Cliente tem CPF único e obrigatório e entra com e-mail ou CPF. O login por CPF é feito pelo backend, sem expor o e-mail. Funcionário entra só com o e-mail corporativo e usa outra conta, pessoal, para comprar.</w:t>
      </w:r>
    </w:p>
    <w:p>
      <w:pPr>
        <w:pStyle w:val="ListParagraph"/>
        <w:numPr>
          <w:ilvl w:val="0"/>
          <w:numId w:val="6"/>
        </w:numPr>
      </w:pPr>
      <w:r>
        <w:t xml:space="preserve">O admin cria a conta interna sem senha, por um convite do Auth; a pessoa define a senha pelo link no e-mail. A recuperação de senha também é do Auth. O link vale no máximo 24 horas e pode ser reenviado.</w:t>
      </w:r>
    </w:p>
    <w:p>
      <w:pPr>
        <w:pStyle w:val="ListParagraph"/>
        <w:numPr>
          <w:ilvl w:val="0"/>
          <w:numId w:val="6"/>
        </w:numPr>
      </w:pPr>
      <w:r>
        <w:t xml:space="preserve">Desativar uma conta também bloqueia o login no Auth.</w:t>
      </w:r>
    </w:p>
    <w:p>
      <w:pPr>
        <w:pStyle w:val="ListParagraph"/>
        <w:numPr>
          <w:ilvl w:val="0"/>
          <w:numId w:val="6"/>
        </w:numPr>
      </w:pPr>
      <w:r>
        <w:rPr>
          <w:b/>
        </w:rPr>
        <w:t xml:space="preserve">Na loja física</w:t>
      </w:r>
      <w:r>
        <w:t xml:space="preserve">, o vendedor pede o CPF (sem exigir). Na primeira compra, cadastra nome, CPF e e-mail, criando uma conta sem senha. Nas próximas, basta o CPF.</w:t>
      </w:r>
    </w:p>
    <w:p>
      <w:pPr>
        <w:pStyle w:val="ListParagraph"/>
        <w:numPr>
          <w:ilvl w:val="0"/>
          <w:numId w:val="6"/>
        </w:numPr>
      </w:pPr>
      <w:r>
        <w:t xml:space="preserve">A </w:t>
      </w:r>
      <w:r>
        <w:rPr>
          <w:b/>
        </w:rPr>
        <w:t xml:space="preserve">ativação</w:t>
      </w:r>
      <w:r>
        <w:t xml:space="preserve"> de uma conta criada no caixa exige que o cliente confirme o CPF na página do link. Enquanto não ativa, a conta só pode fazer isso. Depois de 5 erros, a ativação é bloqueada e o link precisa ser reenviado numa loja, com documento.</w:t>
      </w:r>
    </w:p>
    <w:p>
      <w:pPr>
        <w:pStyle w:val="ListParagraph"/>
        <w:numPr>
          <w:ilvl w:val="0"/>
          <w:numId w:val="6"/>
        </w:numPr>
      </w:pPr>
      <w:r>
        <w:t xml:space="preserve">Quem comprou sem CPF pode </w:t>
      </w:r>
      <w:r>
        <w:rPr>
          <w:b/>
        </w:rPr>
        <w:t xml:space="preserve">reivindicar</w:t>
      </w:r>
      <w:r>
        <w:t xml:space="preserve"> a compra pelo código da venda impresso no comprovante, uma única vez. Sem o código, não há troca nem devolução.</w:t>
      </w:r>
    </w:p>
    <w:p>
      <w:pPr>
        <w:pStyle w:val="ListParagraph"/>
        <w:numPr>
          <w:ilvl w:val="0"/>
          <w:numId w:val="6"/>
        </w:numPr>
      </w:pPr>
      <w:r>
        <w:t xml:space="preserve">E-mail ou CPF errados no cadastro do caixa são corrigidos em qualquer loja, com documento. Corrigir o CPF reinicia as tentativas e reenvia o link. Se o CPF certo já tiver conta, os pedidos passam para ela e a conta errada é desativada.</w:t>
      </w:r>
    </w:p>
    <w:p>
      <w:pPr>
        <w:pStyle w:val="ListParagraph"/>
        <w:numPr>
          <w:ilvl w:val="0"/>
          <w:numId w:val="6"/>
        </w:numPr>
      </w:pPr>
      <w:r>
        <w:t xml:space="preserve">Cliente pode ter vários endereços salvos e pode apagá-los, porque o pedido guarda sua própria cópia.</w:t>
      </w:r>
    </w:p>
    <w:p>
      <w:pPr>
        <w:pStyle w:val="Heading3"/>
      </w:pPr>
      <w:r>
        <w:t xml:space="preserve">Atendimento</w:t>
      </w:r>
    </w:p>
    <w:p>
      <w:pPr>
        <w:pStyle w:val="ListParagraph"/>
        <w:numPr>
          <w:ilvl w:val="0"/>
          <w:numId w:val="7"/>
        </w:numPr>
      </w:pPr>
      <w:r>
        <w:t xml:space="preserve">Só abre chamado quem tem conta. O chamado pode apontar para um pedido do próprio cliente, um item desse pedido, uma variante (dúvida sem compra), uma unidade ou um chamado anterior.</w:t>
      </w:r>
    </w:p>
    <w:p>
      <w:pPr>
        <w:pStyle w:val="ListParagraph"/>
        <w:numPr>
          <w:ilvl w:val="0"/>
          <w:numId w:val="7"/>
        </w:numPr>
      </w:pPr>
      <w:r>
        <w:t xml:space="preserve">Status: aberto, em andamento, concluído, sem reabertura. Ao concluir, informa-se o motivo: resolvido, desistência ou sem resposta.</w:t>
      </w:r>
    </w:p>
    <w:p>
      <w:pPr>
        <w:pStyle w:val="ListParagraph"/>
        <w:numPr>
          <w:ilvl w:val="0"/>
          <w:numId w:val="7"/>
        </w:numPr>
      </w:pPr>
      <w:r>
        <w:t xml:space="preserve">Fila geral: quem tem a permissão assume, define a prioridade e pode repassar. Um chamado já assumido não pode ser assumido por outra pessoa ao mesmo tempo. Toda mudança de status, responsável ou prioridade vai para o histórico, que nunca é editado.</w:t>
      </w:r>
    </w:p>
    <w:p>
      <w:pPr>
        <w:pStyle w:val="ListParagraph"/>
        <w:numPr>
          <w:ilvl w:val="0"/>
          <w:numId w:val="7"/>
        </w:numPr>
      </w:pPr>
      <w:r>
        <w:t xml:space="preserve">Mensagens podem ser internas, invisíveis ao cliente. Toda mensagem tem texto ou anexo, e o anexo fica em área privada do Storage.</w:t>
      </w:r>
    </w:p>
    <w:p>
      <w:pPr>
        <w:pStyle w:val="ListParagraph"/>
        <w:numPr>
          <w:ilvl w:val="0"/>
          <w:numId w:val="7"/>
        </w:numPr>
      </w:pPr>
      <w:r>
        <w:t xml:space="preserve">Troca e devolução: até 30 dias após a entrega, feitas em qualquer loja. A peça devolvida entra no estoque de loja física daquela loja, e a peça nova da troca sai dele. O estorno é ligado ao chamado.</w:t>
      </w:r>
    </w:p>
    <w:p>
      <w:pPr>
        <w:pStyle w:val="Heading3"/>
      </w:pPr>
      <w:r>
        <w:t xml:space="preserve">Avaliações</w:t>
      </w:r>
    </w:p>
    <w:p>
      <w:pPr>
        <w:pStyle w:val="ListParagraph"/>
        <w:numPr>
          <w:ilvl w:val="0"/>
          <w:numId w:val="8"/>
        </w:numPr>
      </w:pPr>
      <w:r>
        <w:t xml:space="preserve">Só quem recebeu a peça avalia: uma avaliação por item de pedido entregue, com nota de 1 a 5, texto opcional e até 5 fotos. Compra física sem CPF só pode ser avaliada depois de reivindicada.</w:t>
      </w:r>
    </w:p>
    <w:p>
      <w:pPr>
        <w:pStyle w:val="ListParagraph"/>
        <w:numPr>
          <w:ilvl w:val="0"/>
          <w:numId w:val="8"/>
        </w:numPr>
      </w:pPr>
      <w:r>
        <w:t xml:space="preserve">Publicada na hora; o cliente edita por 7 dias e não apaga. A equipe pode ocultar, com motivo, e as fotos da avaliação oculta saem do ar.</w:t>
      </w:r>
    </w:p>
    <w:p>
      <w:pPr>
        <w:pStyle w:val="ListParagraph"/>
        <w:numPr>
          <w:ilvl w:val="0"/>
          <w:numId w:val="8"/>
        </w:numPr>
      </w:pPr>
      <w:r>
        <w:t xml:space="preserve">Outros clientes votam "Útil" (um voto cada) e podem denunciar, uma vez por avaliação. Ninguém vota nem denuncia a própria avaliação.</w:t>
      </w:r>
    </w:p>
    <w:p>
      <w:pPr>
        <w:pStyle w:val="Heading3"/>
      </w:pPr>
      <w:r>
        <w:t xml:space="preserve">Histórico</w:t>
      </w:r>
    </w:p>
    <w:p>
      <w:pPr>
        <w:pStyle w:val="ListParagraph"/>
        <w:numPr>
          <w:ilvl w:val="0"/>
          <w:numId w:val="8"/>
        </w:numPr>
      </w:pPr>
      <w:r>
        <w:t xml:space="preserve">Histórico de estoque é como estava o estoque de uma variante numa unidade ao longo do tempo. Ele é calculado somando as movimentações até a data e a hora pedidas, sem fotos diárias guardadas à parte.</w:t>
      </w:r>
    </w:p>
    <w:p>
      <w:pPr>
        <w:pStyle w:val="ListParagraph"/>
        <w:numPr>
          <w:ilvl w:val="0"/>
          <w:numId w:val="8"/>
        </w:numPr>
      </w:pPr>
      <w:r>
        <w:t xml:space="preserve">Na consulta da rede inteira, as peças de transferências enviadas e ainda não recebidas naquela data aparecem separadas, como em trânsito.</w:t>
      </w:r>
    </w:p>
    <w:p>
      <w:pPr>
        <w:pStyle w:val="ListParagraph"/>
        <w:numPr>
          <w:ilvl w:val="0"/>
          <w:numId w:val="8"/>
        </w:numPr>
      </w:pPr>
      <w:r>
        <w:t xml:space="preserve">O preço de uma variante em qualquer data vem do histórico de preço, que é registrado na criação e a cada mudança e nunca é editado.</w:t>
      </w:r>
    </w:p>
    <w:p>
      <w:pPr>
        <w:pStyle w:val="ListParagraph"/>
        <w:numPr>
          <w:ilvl w:val="0"/>
          <w:numId w:val="8"/>
        </w:numPr>
      </w:pPr>
      <w:r>
        <w:t xml:space="preserve">Reservas de pedidos online não entram no histórico: duram até 15 minutos e não mudam a quantidade em estoque. O histórico responde quanto havia, não quanto estava disponível.</w:t>
      </w:r>
    </w:p>
    <w:p>
      <w:pPr>
        <w:pStyle w:val="ListParagraph"/>
        <w:numPr>
          <w:ilvl w:val="0"/>
          <w:numId w:val="8"/>
        </w:numPr>
      </w:pPr>
      <w:r>
        <w:t xml:space="preserve">Todas as datas são gravadas com fuso e exibidas no horário de Brasília. Uma data sem hora significa o fim daquele dia.</w:t>
      </w:r>
    </w:p>
    <w:p>
      <w:pPr>
        <w:pStyle w:val="ListParagraph"/>
        <w:numPr>
          <w:ilvl w:val="0"/>
          <w:numId w:val="8"/>
        </w:numPr>
      </w:pPr>
      <w:r>
        <w:t xml:space="preserve">Na página Estoque, um seletor mostra a tabela como estava numa data (com hora opcional), e um gráfico mostra a evolução por canal, com períodos prontos (24 horas, 7, 30 e 90 dias) e intervalo livre.</w:t>
      </w:r>
    </w:p>
    <w:p>
      <w:pPr>
        <w:pStyle w:val="Heading2"/>
      </w:pPr>
      <w:r>
        <w:t xml:space="preserve">Permissões e modelos de acesso</w:t>
      </w:r>
    </w:p>
    <w:p>
      <w:pPr/>
      <w:r>
        <w:t xml:space="preserve">Cada funcionário está ligado a um modelo de acesso e pode ter exceções individuais que acrescentam ou retiram permissões. Mudar um modelo afeta todos os ligados a ele; as exceções continuam valendo.</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Área</w:t>
            </w:r>
          </w:p>
        </w:tc>
        <w:tc>
          <w:tcPr>
            <w:tcW w:w="1560" w:type="dxa"/>
            <w:shd w:val="clear" w:color="auto" w:fill="F2F2F2"/>
          </w:tcPr>
          <w:p>
            <w:pPr/>
            <w:r>
              <w:t xml:space="preserve">Permissões</w:t>
            </w:r>
          </w:p>
        </w:tc>
        <w:tc>
          <w:tcPr>
            <w:tcW w:w="1560" w:type="dxa"/>
            <w:shd w:val="clear" w:color="auto" w:fill="F2F2F2"/>
          </w:tcPr>
          <w:p>
            <w:pPr/>
            <w:r>
              <w:t xml:space="preserve">Admin</w:t>
            </w:r>
          </w:p>
        </w:tc>
        <w:tc>
          <w:tcPr>
            <w:tcW w:w="1560" w:type="dxa"/>
            <w:shd w:val="clear" w:color="auto" w:fill="F2F2F2"/>
          </w:tcPr>
          <w:p>
            <w:pPr/>
            <w:r>
              <w:t xml:space="preserve">Funcionário</w:t>
            </w:r>
          </w:p>
        </w:tc>
        <w:tc>
          <w:tcPr>
            <w:tcW w:w="1560" w:type="dxa"/>
            <w:shd w:val="clear" w:color="auto" w:fill="F2F2F2"/>
          </w:tcPr>
          <w:p>
            <w:pPr/>
            <w:r>
              <w:t xml:space="preserve">Estoquista</w:t>
            </w:r>
          </w:p>
        </w:tc>
        <w:tc>
          <w:tcPr>
            <w:tcW w:w="1560" w:type="dxa"/>
            <w:shd w:val="clear" w:color="auto" w:fill="F2F2F2"/>
          </w:tcPr>
          <w:p>
            <w:pPr/>
            <w:r>
              <w:t xml:space="preserve">Atendente</w:t>
            </w:r>
          </w:p>
        </w:tc>
      </w:tr>
      <w:tr>
        <w:tc>
          <w:tcPr>
            <w:tcW w:w="1560" w:type="dxa"/>
          </w:tcPr>
          <w:p>
            <w:pPr/>
            <w:r>
              <w:t xml:space="preserve">Contas</w:t>
            </w:r>
          </w:p>
        </w:tc>
        <w:tc>
          <w:tcPr>
            <w:tcW w:w="1560" w:type="dxa"/>
          </w:tcPr>
          <w:p>
            <w:pPr/>
            <w:r>
              <w:t xml:space="preserve">gerenciar contas; gerenciar modelos de acesso</w:t>
            </w:r>
          </w:p>
        </w:tc>
        <w:tc>
          <w:tcPr>
            <w:tcW w:w="1560" w:type="dxa"/>
          </w:tcPr>
          <w:p>
            <w:pPr/>
            <w:r>
              <w:t xml:space="preserve">sim</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Catálogo</w:t>
            </w:r>
          </w:p>
        </w:tc>
        <w:tc>
          <w:tcPr>
            <w:tcW w:w="1560" w:type="dxa"/>
          </w:tcPr>
          <w:p>
            <w:pPr/>
            <w:r>
              <w:t xml:space="preserve">gerenciar produtos e categorias</w:t>
            </w:r>
          </w:p>
        </w:tc>
        <w:tc>
          <w:tcPr>
            <w:tcW w:w="1560" w:type="dxa"/>
          </w:tcPr>
          <w:p>
            <w:pPr/>
            <w:r>
              <w:t xml:space="preserve">sim</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Unidades</w:t>
            </w:r>
          </w:p>
        </w:tc>
        <w:tc>
          <w:tcPr>
            <w:tcW w:w="1560" w:type="dxa"/>
          </w:tcPr>
          <w:p>
            <w:pPr/>
            <w:r>
              <w:t xml:space="preserve">gerenciar unidades</w:t>
            </w:r>
          </w:p>
        </w:tc>
        <w:tc>
          <w:tcPr>
            <w:tcW w:w="1560" w:type="dxa"/>
          </w:tcPr>
          <w:p>
            <w:pPr/>
            <w:r>
              <w:t xml:space="preserve">sim</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Estoque</w:t>
            </w:r>
          </w:p>
        </w:tc>
        <w:tc>
          <w:tcPr>
            <w:tcW w:w="1560" w:type="dxa"/>
          </w:tcPr>
          <w:p>
            <w:pPr/>
            <w:r>
              <w:t xml:space="preserve">movimentar estoque; definir estoque mínimo</w:t>
            </w:r>
          </w:p>
        </w:tc>
        <w:tc>
          <w:tcPr>
            <w:tcW w:w="1560" w:type="dxa"/>
          </w:tcPr>
          <w:p>
            <w:pPr/>
            <w:r>
              <w:t xml:space="preserve">sim</w:t>
            </w:r>
          </w:p>
        </w:tc>
        <w:tc>
          <w:tcPr>
            <w:tcW w:w="1560" w:type="dxa"/>
          </w:tcPr>
          <w:p>
            <w:pPr/>
            <w:r>
              <w:t xml:space="preserve">sim</w:t>
            </w:r>
          </w:p>
        </w:tc>
        <w:tc>
          <w:tcPr>
            <w:tcW w:w="1560" w:type="dxa"/>
          </w:tcPr>
          <w:p>
            <w:pPr/>
            <w:r>
              <w:t xml:space="preserve">sim</w:t>
            </w:r>
          </w:p>
        </w:tc>
        <w:tc>
          <w:tcPr>
            <w:tcW w:w="1560" w:type="dxa"/>
          </w:tcPr>
          <w:p>
            <w:pPr/>
            <w:r>
              <w:t xml:space="preserve">—</w:t>
            </w:r>
          </w:p>
        </w:tc>
      </w:tr>
      <w:tr>
        <w:tc>
          <w:tcPr>
            <w:tcW w:w="1560" w:type="dxa"/>
          </w:tcPr>
          <w:p>
            <w:pPr/>
            <w:r>
              <w:t xml:space="preserve">Transferência</w:t>
            </w:r>
          </w:p>
        </w:tc>
        <w:tc>
          <w:tcPr>
            <w:tcW w:w="1560" w:type="dxa"/>
          </w:tcPr>
          <w:p>
            <w:pPr/>
            <w:r>
              <w:t xml:space="preserve">solicitar; enviar; receber</w:t>
            </w:r>
          </w:p>
        </w:tc>
        <w:tc>
          <w:tcPr>
            <w:tcW w:w="1560" w:type="dxa"/>
          </w:tcPr>
          <w:p>
            <w:pPr/>
            <w:r>
              <w:t xml:space="preserve">sim</w:t>
            </w:r>
          </w:p>
        </w:tc>
        <w:tc>
          <w:tcPr>
            <w:tcW w:w="1560" w:type="dxa"/>
          </w:tcPr>
          <w:p>
            <w:pPr/>
            <w:r>
              <w:t xml:space="preserve">sim</w:t>
            </w:r>
          </w:p>
        </w:tc>
        <w:tc>
          <w:tcPr>
            <w:tcW w:w="1560" w:type="dxa"/>
          </w:tcPr>
          <w:p>
            <w:pPr/>
            <w:r>
              <w:t xml:space="preserve">sim</w:t>
            </w:r>
          </w:p>
        </w:tc>
        <w:tc>
          <w:tcPr>
            <w:tcW w:w="1560" w:type="dxa"/>
          </w:tcPr>
          <w:p>
            <w:pPr/>
            <w:r>
              <w:t xml:space="preserve">—</w:t>
            </w:r>
          </w:p>
        </w:tc>
      </w:tr>
      <w:tr>
        <w:tc>
          <w:tcPr>
            <w:tcW w:w="1560" w:type="dxa"/>
          </w:tcPr>
          <w:p>
            <w:pPr/>
            <w:r>
              <w:t xml:space="preserve">Vendas</w:t>
            </w:r>
          </w:p>
        </w:tc>
        <w:tc>
          <w:tcPr>
            <w:tcW w:w="1560" w:type="dxa"/>
          </w:tcPr>
          <w:p>
            <w:pPr/>
            <w:r>
              <w:t xml:space="preserve">registrar venda física; </w:t>
            </w:r>
            <w:del w:id="9118" w:author="Matias" w:date="2026-10-05T00:00:00Z">
              <w:r>
                <w:delText xml:space="preserve">preparar pedido; entregar pedido na loja</w:delText>
              </w:r>
            </w:del>
            <w:ins w:id="9119" w:author="Matias" w:date="2026-10-05T00:00:00Z">
              <w:r>
                <w:t xml:space="preserve">preparar e entregar pedido</w:t>
              </w:r>
            </w:ins>
            <w:r>
              <w:t xml:space="preserve">; cancelar pedido pela equipe; corrigir cadastro de cliente</w:t>
            </w:r>
          </w:p>
        </w:tc>
        <w:tc>
          <w:tcPr>
            <w:tcW w:w="1560" w:type="dxa"/>
          </w:tcPr>
          <w:p>
            <w:pPr/>
            <w:r>
              <w:t xml:space="preserve">sim</w:t>
            </w:r>
          </w:p>
        </w:tc>
        <w:tc>
          <w:tcPr>
            <w:tcW w:w="1560" w:type="dxa"/>
          </w:tcPr>
          <w:p>
            <w:pPr/>
            <w:r>
              <w:t xml:space="preserve">sim</w:t>
            </w:r>
          </w:p>
        </w:tc>
        <w:tc>
          <w:tcPr>
            <w:tcW w:w="1560" w:type="dxa"/>
          </w:tcPr>
          <w:p>
            <w:pPr/>
            <w:r>
              <w:t xml:space="preserve">—</w:t>
            </w:r>
          </w:p>
        </w:tc>
        <w:tc>
          <w:tcPr>
            <w:tcW w:w="1560" w:type="dxa"/>
          </w:tcPr>
          <w:p>
            <w:pPr/>
            <w:r>
              <w:t xml:space="preserve">—</w:t>
            </w:r>
          </w:p>
        </w:tc>
      </w:tr>
      <w:tr>
        <w:tc>
          <w:tcPr>
            <w:tcW w:w="1560" w:type="dxa"/>
          </w:tcPr>
          <w:p>
            <w:pPr/>
            <w:r>
              <w:t xml:space="preserve">Atendimento</w:t>
            </w:r>
          </w:p>
        </w:tc>
        <w:tc>
          <w:tcPr>
            <w:tcW w:w="1560" w:type="dxa"/>
          </w:tcPr>
          <w:p>
            <w:pPr/>
            <w:r>
              <w:t xml:space="preserve">atender chamado</w:t>
            </w:r>
          </w:p>
        </w:tc>
        <w:tc>
          <w:tcPr>
            <w:tcW w:w="1560" w:type="dxa"/>
          </w:tcPr>
          <w:p>
            <w:pPr/>
            <w:r>
              <w:t xml:space="preserve">sim</w:t>
            </w:r>
          </w:p>
        </w:tc>
        <w:tc>
          <w:tcPr>
            <w:tcW w:w="1560" w:type="dxa"/>
          </w:tcPr>
          <w:p>
            <w:pPr/>
            <w:r>
              <w:t xml:space="preserve">sim</w:t>
            </w:r>
          </w:p>
        </w:tc>
        <w:tc>
          <w:tcPr>
            <w:tcW w:w="1560" w:type="dxa"/>
          </w:tcPr>
          <w:p>
            <w:pPr/>
            <w:r>
              <w:t xml:space="preserve">—</w:t>
            </w:r>
          </w:p>
        </w:tc>
        <w:tc>
          <w:tcPr>
            <w:tcW w:w="1560" w:type="dxa"/>
          </w:tcPr>
          <w:p>
            <w:pPr/>
            <w:r>
              <w:t xml:space="preserve">sim</w:t>
            </w:r>
          </w:p>
        </w:tc>
      </w:tr>
      <w:tr>
        <w:tc>
          <w:tcPr>
            <w:tcW w:w="1560" w:type="dxa"/>
          </w:tcPr>
          <w:p>
            <w:pPr/>
            <w:r>
              <w:t xml:space="preserve">Avaliações</w:t>
            </w:r>
          </w:p>
        </w:tc>
        <w:tc>
          <w:tcPr>
            <w:tcW w:w="1560" w:type="dxa"/>
          </w:tcPr>
          <w:p>
            <w:pPr/>
            <w:r>
              <w:t xml:space="preserve">moderar avaliações</w:t>
            </w:r>
          </w:p>
        </w:tc>
        <w:tc>
          <w:tcPr>
            <w:tcW w:w="1560" w:type="dxa"/>
          </w:tcPr>
          <w:p>
            <w:pPr/>
            <w:r>
              <w:t xml:space="preserve">sim</w:t>
            </w:r>
          </w:p>
        </w:tc>
        <w:tc>
          <w:tcPr>
            <w:tcW w:w="1560" w:type="dxa"/>
          </w:tcPr>
          <w:p>
            <w:pPr/>
            <w:r>
              <w:t xml:space="preserve">—</w:t>
            </w:r>
          </w:p>
        </w:tc>
        <w:tc>
          <w:tcPr>
            <w:tcW w:w="1560" w:type="dxa"/>
          </w:tcPr>
          <w:p>
            <w:pPr/>
            <w:r>
              <w:t xml:space="preserve">—</w:t>
            </w:r>
          </w:p>
        </w:tc>
        <w:tc>
          <w:tcPr>
            <w:tcW w:w="1560" w:type="dxa"/>
          </w:tcPr>
          <w:p>
            <w:pPr/>
            <w:r>
              <w:t xml:space="preserve">sim</w:t>
            </w:r>
          </w:p>
        </w:tc>
      </w:tr>
    </w:tbl>
    <w:p>
      <w:pPr/>
      <w:r>
        <w:t xml:space="preserve">Existe um único modelo Admin. Ele tem sempre todas as permissões, inclusive as criadas no futuro, e não aceita retirada. Sempre existe pelo menos uma conta ativa nele, e um modelo com pessoas ligadas não pode ser desativado. As permissões são lidas do banco a cada ação, então uma mudança no modelo vale na hora para todos os ligados a ele.</w:t>
      </w:r>
    </w:p>
    <w:p>
      <w:pPr>
        <w:rPr>
          <w:ins w:id="9120" w:author="Matias" w:date="2026-10-05T00:00:00Z"/>
        </w:rPr>
      </w:pPr>
      <w:ins w:id="9121" w:author="Matias" w:date="2026-10-05T00:00:00Z">
        <w:r>
          <w:t xml:space="preserve">No sistema, cada permissão tem um código. São 15: </w:t>
        </w:r>
      </w:ins>
      <w:ins w:id="9122" w:author="Matias" w:date="2026-10-05T00:00:00Z">
        <w:r>
          <w:rPr>
            <w:rStyle w:val="CodeChar"/>
          </w:rPr>
          <w:t xml:space="preserve">gerenciar_contas, gerenciar_modelos_acesso, gerenciar_catalogo, gerenciar_unidades, movimentar_estoque, definir_estoque_minimo, solicitar_transferencia, enviar_transferencia, receber_transferencia, registrar_venda_fisica, preparar_entregar_pedido, cancelar_pedido_equipe, corrigir_cadastro_cliente, atender_chamado, moderar_avaliacoes</w:t>
        </w:r>
      </w:ins>
      <w:ins w:id="9123" w:author="Matias" w:date="2026-10-05T00:00:00Z">
        <w:r>
          <w:t xml:space="preserve">.</w:t>
        </w:r>
      </w:ins>
    </w:p>
    <w:p>
      <w:pPr>
        <w:rPr>
          <w:ins w:id="9124" w:author="Matias" w:date="2026-10-05T00:00:00Z"/>
        </w:rPr>
      </w:pPr>
      <w:ins w:id="9125" w:author="Matias" w:date="2026-10-05T00:00:00Z">
        <w:r>
          <w:t xml:space="preserve">As três permissões da Gestão (gerenciar contas, gerenciar modelos de acesso e gerenciar unidades) são só do Admin: não entram em outro modelo nem em exceção. Exceção só vale para conta interna. As regras do Admin são garantidas por trigger no banco (ADRs 0009 e 0010).</w:t>
        </w:r>
      </w:ins>
    </w:p>
    <w:p>
      <w:pPr>
        <w:pStyle w:val="Heading2"/>
      </w:pPr>
      <w:r>
        <w:t xml:space="preserve">Segurança e infraestrutura</w:t>
      </w:r>
    </w:p>
    <w:p>
      <w:pPr>
        <w:pStyle w:val="ListParagraph"/>
        <w:numPr>
          <w:ilvl w:val="0"/>
          <w:numId w:val="9"/>
        </w:numPr>
      </w:pPr>
      <w:r>
        <w:t xml:space="preserve">O Supabase publica as tabelas numa API automática. Todas as tabelas ficam com RLS ligado e sem regra de acesso para os papéis públicos do Supabase, então nada sai pela API automática; a única regra libera o usuário de banco do FastAPI, e os dados só passam por ele.</w:t>
      </w:r>
    </w:p>
    <w:p>
      <w:pPr>
        <w:pStyle w:val="ListParagraph"/>
        <w:numPr>
          <w:ilvl w:val="0"/>
          <w:numId w:val="9"/>
        </w:numPr>
      </w:pPr>
      <w:r>
        <w:t xml:space="preserve">O FastAPI usa um usuário de banco que não pode apagar dados (exceto endereços salvos do cliente) nem editar movimentações, histórico de chamados e histórico de preço, nem alterar o saldo do estoque direto.</w:t>
      </w:r>
    </w:p>
    <w:p>
      <w:pPr>
        <w:pStyle w:val="ListParagraph"/>
        <w:numPr>
          <w:ilvl w:val="0"/>
          <w:numId w:val="9"/>
        </w:numPr>
      </w:pPr>
      <w:r>
        <w:t xml:space="preserve">Uma consulta de conferência (divergência de estoque) lista qualquer variante cujo saldo difere da soma das movimentações; ela deve estar sempre vazia e é verificada por teste.</w:t>
      </w:r>
    </w:p>
    <w:p>
      <w:pPr>
        <w:pStyle w:val="ListParagraph"/>
        <w:numPr>
          <w:ilvl w:val="0"/>
          <w:numId w:val="9"/>
        </w:numPr>
        <w:rPr>
          <w:ins w:id="9126" w:author="Matias" w:date="2026-10-05T00:00:00Z"/>
        </w:rPr>
      </w:pPr>
      <w:ins w:id="9127" w:author="Matias" w:date="2026-10-05T00:00:00Z">
        <w:r>
          <w:t xml:space="preserve">Situação em 5/10/2026: o FastAPI ainda conecta com o usuário dono do banco, que não passa pelo RLS; por isso nenhuma regra de RLS foi criada. A proteção de movimentações, históricos e saldo do estoque já é feita por triggers no banco. Ainda faltam o usuário de banco restrito para o FastAPI e o teste de divergência de estoque.</w:t>
        </w:r>
      </w:ins>
    </w:p>
    <w:p>
      <w:pPr>
        <w:pStyle w:val="ListParagraph"/>
        <w:numPr>
          <w:ilvl w:val="0"/>
          <w:numId w:val="9"/>
        </w:numPr>
      </w:pPr>
      <w:r>
        <w:t xml:space="preserve">A chave de serviço do Supabase fica só no backend.</w:t>
      </w:r>
    </w:p>
    <w:p>
      <w:pPr>
        <w:pStyle w:val="ListParagraph"/>
        <w:numPr>
          <w:ilvl w:val="0"/>
          <w:numId w:val="9"/>
        </w:numPr>
      </w:pPr>
      <w:r>
        <w:t xml:space="preserve">O FastAPI conecta pelo pooler do Supabase. As migrations do Alembic usam conexão direta.</w:t>
      </w:r>
    </w:p>
    <w:p>
      <w:pPr>
        <w:pStyle w:val="ListParagraph"/>
        <w:numPr>
          <w:ilvl w:val="0"/>
          <w:numId w:val="9"/>
        </w:numPr>
      </w:pPr>
      <w:r>
        <w:t xml:space="preserve">Nenhuma chamada externa (pagamento, e-mail, Storage) acontece no meio de uma transação de banco. Ao baixar várias peças, o estoque é travado sempre na mesma ordem, para evitar travamentos entre vendas simultâneas.</w:t>
      </w:r>
    </w:p>
    <w:p>
      <w:pPr>
        <w:pStyle w:val="ListParagraph"/>
        <w:numPr>
          <w:ilvl w:val="0"/>
          <w:numId w:val="9"/>
        </w:numPr>
      </w:pPr>
      <w:r>
        <w:t xml:space="preserve">Fotos de produto ficam em área pública do Storage. Anexos de chamado ficam em área privada, com link temporário.</w:t>
      </w:r>
    </w:p>
    <w:p>
      <w:pPr>
        <w:pStyle w:val="ListParagraph"/>
        <w:numPr>
          <w:ilvl w:val="0"/>
          <w:numId w:val="9"/>
        </w:numPr>
      </w:pPr>
      <w:r>
        <w:t xml:space="preserve">Os e-mails do Auth saem por um servidor de e-mail próprio, porque o padrão do Supabase envia pouquíssimos por hora.</w:t>
      </w:r>
    </w:p>
    <w:p>
      <w:pPr>
        <w:pStyle w:val="Heading2"/>
      </w:pPr>
      <w:r>
        <w:t xml:space="preserve">Modelo de dados</w:t>
      </w:r>
    </w:p>
    <w:p>
      <w:pPr/>
      <w:r>
        <w:t xml:space="preserve">Campos com "?" aceitam vazio. A chave primária vem primeiro em cada tabela. No banco, nomes de tabelas e campos ficam em minúsculas (</w:t>
      </w:r>
      <w:r>
        <w:rPr>
          <w:rStyle w:val="CodeChar"/>
        </w:rPr>
        <w:t xml:space="preserve">usuario</w:t>
      </w:r>
      <w:r>
        <w:t xml:space="preserve">, </w:t>
      </w:r>
      <w:r>
        <w:rPr>
          <w:rStyle w:val="CodeChar"/>
        </w:rPr>
        <w:t xml:space="preserve">item_pedido</w:t>
      </w:r>
      <w:r>
        <w:t xml:space="preserve">); aqui as tabelas aparecem em maiúsculas só para leitura. </w:t>
      </w:r>
      <w:del w:id="9001" w:author="Matias" w:date="2026-10-05T00:00:00Z">
        <w:r>
          <w:delText xml:space="preserve">Os tipos de cada campo e as restrições de cada tabela estão em </w:delText>
        </w:r>
      </w:del>
      <w:del w:id="9002" w:author="Matias" w:date="2026-10-05T00:00:00Z">
        <w:r>
          <w:rPr>
            <w:rStyle w:val="CodeChar"/>
          </w:rPr>
          <w:delText xml:space="preserve">casa_lorenzi_modelo.json</w:delText>
        </w:r>
      </w:del>
      <w:del w:id="9003" w:author="Matias" w:date="2026-10-05T00:00:00Z">
        <w:r>
          <w:delText xml:space="preserve">.</w:delText>
        </w:r>
      </w:del>
      <w:ins w:id="9004" w:author="Matias" w:date="2026-10-05T00:00:00Z">
        <w:r>
          <w:t xml:space="preserve">Os campos e as regras estão em </w:t>
        </w:r>
      </w:ins>
      <w:ins w:id="9005" w:author="Matias" w:date="2026-10-05T00:00:00Z">
        <w:r>
          <w:rPr>
            <w:rStyle w:val="CodeChar"/>
          </w:rPr>
          <w:t xml:space="preserve">docs/case/casa_lorenzi_modelo_final.json</w:t>
        </w:r>
      </w:ins>
      <w:ins w:id="9006" w:author="Matias" w:date="2026-10-05T00:00:00Z">
        <w:r>
          <w:t xml:space="preserve">; os tipos e as restrições aplicadas no banco estão nos models (</w:t>
        </w:r>
      </w:ins>
      <w:ins w:id="9007" w:author="Matias" w:date="2026-10-05T00:00:00Z">
        <w:r>
          <w:rPr>
            <w:rStyle w:val="CodeChar"/>
          </w:rPr>
          <w:t xml:space="preserve">src/models/</w:t>
        </w:r>
      </w:ins>
      <w:ins w:id="9008" w:author="Matias" w:date="2026-10-05T00:00:00Z">
        <w:r>
          <w:t xml:space="preserve">) e nas migrations do backend. A seção Valores aceitos, no fim deste capítulo, lista o que cada campo de status ou tipo aceita.</w:t>
        </w:r>
      </w:ins>
    </w:p>
    <w:p>
      <w:pPr>
        <w:pStyle w:val="Heading3"/>
      </w:pPr>
      <w:r>
        <w:t xml:space="preserve">Catálogo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Tabela</w:t>
            </w:r>
          </w:p>
        </w:tc>
        <w:tc>
          <w:tcPr>
            <w:tcW w:w="3120" w:type="dxa"/>
            <w:shd w:val="clear" w:color="auto" w:fill="F2F2F2"/>
          </w:tcPr>
          <w:p>
            <w:pPr/>
            <w:r>
              <w:t xml:space="preserve">Campos</w:t>
            </w:r>
          </w:p>
        </w:tc>
        <w:tc>
          <w:tcPr>
            <w:tcW w:w="3120" w:type="dxa"/>
            <w:shd w:val="clear" w:color="auto" w:fill="F2F2F2"/>
          </w:tcPr>
          <w:p>
            <w:pPr/>
            <w:r>
              <w:t xml:space="preserve">Liga com</w:t>
            </w:r>
          </w:p>
        </w:tc>
      </w:tr>
      <w:tr>
        <w:tc>
          <w:tcPr>
            <w:tcW w:w="3120" w:type="dxa"/>
          </w:tcPr>
          <w:p>
            <w:pPr/>
            <w:r>
              <w:t xml:space="preserve">CATEGORIA_PRODUTO</w:t>
            </w:r>
          </w:p>
        </w:tc>
        <w:tc>
          <w:tcPr>
            <w:tcW w:w="3120" w:type="dxa"/>
          </w:tcPr>
          <w:p>
            <w:pPr/>
            <w:r>
              <w:t xml:space="preserve">id_categoria, nome (único), ativo</w:t>
            </w:r>
          </w:p>
        </w:tc>
        <w:tc>
          <w:tcPr>
            <w:tcW w:w="3120" w:type="dxa"/>
          </w:tcPr>
          <w:p>
            <w:pPr/>
            <w:r>
              <w:t xml:space="preserve">PRODUTO (1:N)</w:t>
            </w:r>
          </w:p>
        </w:tc>
      </w:tr>
      <w:tr>
        <w:tc>
          <w:tcPr>
            <w:tcW w:w="3120" w:type="dxa"/>
          </w:tcPr>
          <w:p>
            <w:pPr/>
            <w:r>
              <w:t xml:space="preserve">PRODUTO</w:t>
            </w:r>
          </w:p>
        </w:tc>
        <w:tc>
          <w:tcPr>
            <w:tcW w:w="3120" w:type="dxa"/>
          </w:tcPr>
          <w:p>
            <w:pPr/>
            <w:r>
              <w:t xml:space="preserve">id_produto, id_categoria, nome, descricao_tecnica, descricao_cliente, ativo</w:t>
            </w:r>
          </w:p>
        </w:tc>
        <w:tc>
          <w:tcPr>
            <w:tcW w:w="3120" w:type="dxa"/>
          </w:tcPr>
          <w:p>
            <w:pPr/>
            <w:r>
              <w:t xml:space="preserve">VARIANTE, IMAGEM_PRODUTO (1:N)</w:t>
            </w:r>
          </w:p>
        </w:tc>
      </w:tr>
      <w:tr>
        <w:tc>
          <w:tcPr>
            <w:tcW w:w="3120" w:type="dxa"/>
          </w:tcPr>
          <w:p>
            <w:pPr/>
            <w:r>
              <w:t xml:space="preserve">VARIANTE</w:t>
            </w:r>
          </w:p>
        </w:tc>
        <w:tc>
          <w:tcPr>
            <w:tcW w:w="3120" w:type="dxa"/>
          </w:tcPr>
          <w:p>
            <w:pPr/>
            <w:r>
              <w:t xml:space="preserve">id_variante, id_produto, sku (único), cor, tamanho, preco, ativo — única por produto + cor + tamanho</w:t>
            </w:r>
          </w:p>
        </w:tc>
        <w:tc>
          <w:tcPr>
            <w:tcW w:w="3120" w:type="dxa"/>
          </w:tcPr>
          <w:p>
            <w:pPr/>
            <w:r>
              <w:t xml:space="preserve">ESTOQUE, ITEM_PEDIDO, ITEM_TRANSFERENCIA, HISTORICO_PRECO (1:N)</w:t>
            </w:r>
          </w:p>
        </w:tc>
      </w:tr>
      <w:tr>
        <w:tc>
          <w:tcPr>
            <w:tcW w:w="3120" w:type="dxa"/>
          </w:tcPr>
          <w:p>
            <w:pPr/>
            <w:r>
              <w:t xml:space="preserve">IMAGEM_PRODUTO</w:t>
            </w:r>
          </w:p>
        </w:tc>
        <w:tc>
          <w:tcPr>
            <w:tcW w:w="3120" w:type="dxa"/>
          </w:tcPr>
          <w:p>
            <w:pPr/>
            <w:r>
              <w:t xml:space="preserve">id_imagem, id_produto, cor?, caminho_arquivo, ordem</w:t>
            </w:r>
          </w:p>
        </w:tc>
        <w:tc>
          <w:tcPr>
            <w:tcW w:w="3120" w:type="dxa"/>
          </w:tcPr>
          <w:p>
            <w:pPr/>
            <w:r>
              <w:t xml:space="preserve">PRODUTO</w:t>
            </w:r>
          </w:p>
        </w:tc>
      </w:tr>
      <w:tr>
        <w:tc>
          <w:tcPr>
            <w:tcW w:w="3120" w:type="dxa"/>
          </w:tcPr>
          <w:p>
            <w:pPr/>
            <w:r>
              <w:t xml:space="preserve">HISTORICO_PRECO</w:t>
            </w:r>
          </w:p>
        </w:tc>
        <w:tc>
          <w:tcPr>
            <w:tcW w:w="3120" w:type="dxa"/>
          </w:tcPr>
          <w:p>
            <w:pPr/>
            <w:r>
              <w:t xml:space="preserve">id_historico_preco, id_variante, preco_anterior?, preco_novo, id_alterado_por?, alterado_em</w:t>
            </w:r>
          </w:p>
        </w:tc>
        <w:tc>
          <w:tcPr>
            <w:tcW w:w="3120" w:type="dxa"/>
          </w:tcPr>
          <w:p>
            <w:pPr/>
            <w:r>
              <w:t xml:space="preserve">VARIANTE</w:t>
            </w:r>
          </w:p>
        </w:tc>
      </w:tr>
    </w:tbl>
    <w:p>
      <w:pPr>
        <w:pStyle w:val="Heading3"/>
      </w:pPr>
      <w:r>
        <w:t xml:space="preserve">Estoque e transferência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Tabela</w:t>
            </w:r>
          </w:p>
        </w:tc>
        <w:tc>
          <w:tcPr>
            <w:tcW w:w="3120" w:type="dxa"/>
            <w:shd w:val="clear" w:color="auto" w:fill="F2F2F2"/>
          </w:tcPr>
          <w:p>
            <w:pPr/>
            <w:r>
              <w:t xml:space="preserve">Campos</w:t>
            </w:r>
          </w:p>
        </w:tc>
        <w:tc>
          <w:tcPr>
            <w:tcW w:w="3120" w:type="dxa"/>
            <w:shd w:val="clear" w:color="auto" w:fill="F2F2F2"/>
          </w:tcPr>
          <w:p>
            <w:pPr/>
            <w:r>
              <w:t xml:space="preserve">Liga com</w:t>
            </w:r>
          </w:p>
        </w:tc>
      </w:tr>
      <w:tr>
        <w:tc>
          <w:tcPr>
            <w:tcW w:w="3120" w:type="dxa"/>
          </w:tcPr>
          <w:p>
            <w:pPr/>
            <w:r>
              <w:t xml:space="preserve">UNIDADE</w:t>
            </w:r>
          </w:p>
        </w:tc>
        <w:tc>
          <w:tcPr>
            <w:tcW w:w="3120" w:type="dxa"/>
          </w:tcPr>
          <w:p>
            <w:pPr/>
            <w:r>
              <w:t xml:space="preserve">id_unidade, nome (único), tipo, despacha_online, rua, numero, complemento?, bairro, cidade, uf, cep, ativo</w:t>
            </w:r>
          </w:p>
        </w:tc>
        <w:tc>
          <w:tcPr>
            <w:tcW w:w="3120" w:type="dxa"/>
          </w:tcPr>
          <w:p>
            <w:pPr/>
            <w:r>
              <w:t xml:space="preserve">ESTOQUE, PEDIDO, TRANSFERENCIA (1:N)</w:t>
            </w:r>
          </w:p>
        </w:tc>
      </w:tr>
      <w:tr>
        <w:tc>
          <w:tcPr>
            <w:tcW w:w="3120" w:type="dxa"/>
          </w:tcPr>
          <w:p>
            <w:pPr/>
            <w:r>
              <w:t xml:space="preserve">ESTOQUE</w:t>
            </w:r>
          </w:p>
        </w:tc>
        <w:tc>
          <w:tcPr>
            <w:tcW w:w="3120" w:type="dxa"/>
          </w:tcPr>
          <w:p>
            <w:pPr/>
            <w:r>
              <w:t xml:space="preserve">id_variante + id_unidade + canal, quantidade, quantidade_reservada, estoque_minimo?, minimo_alterado_por?, minimo_alterado_em?, atualizado_em</w:t>
            </w:r>
          </w:p>
        </w:tc>
        <w:tc>
          <w:tcPr>
            <w:tcW w:w="3120" w:type="dxa"/>
          </w:tcPr>
          <w:p>
            <w:pPr/>
            <w:r>
              <w:t xml:space="preserve">MOVIMENTACAO_ESTOQUE (1:N)</w:t>
            </w:r>
          </w:p>
        </w:tc>
      </w:tr>
      <w:tr>
        <w:tc>
          <w:tcPr>
            <w:tcW w:w="3120" w:type="dxa"/>
          </w:tcPr>
          <w:p>
            <w:pPr/>
            <w:r>
              <w:t xml:space="preserve">MOVIMENTACAO_ESTOQUE</w:t>
            </w:r>
          </w:p>
        </w:tc>
        <w:tc>
          <w:tcPr>
            <w:tcW w:w="3120" w:type="dxa"/>
          </w:tcPr>
          <w:p>
            <w:pPr/>
            <w:r>
              <w:t xml:space="preserve">id_movimentacao, id_variante, id_unidade, canal, id_usuario?, tipo, quantidade, motivo?, id_pedido?, id_transferencia?, id_chamado?, criado_em</w:t>
            </w:r>
          </w:p>
        </w:tc>
        <w:tc>
          <w:tcPr>
            <w:tcW w:w="3120" w:type="dxa"/>
          </w:tcPr>
          <w:p>
            <w:pPr/>
            <w:r>
              <w:t xml:space="preserve">no máximo uma origem</w:t>
            </w:r>
          </w:p>
        </w:tc>
      </w:tr>
      <w:tr>
        <w:tc>
          <w:tcPr>
            <w:tcW w:w="3120" w:type="dxa"/>
          </w:tcPr>
          <w:p>
            <w:pPr/>
            <w:r>
              <w:t xml:space="preserve">TRANSFERENCIA</w:t>
            </w:r>
          </w:p>
        </w:tc>
        <w:tc>
          <w:tcPr>
            <w:tcW w:w="3120" w:type="dxa"/>
          </w:tcPr>
          <w:p>
            <w:pPr/>
            <w:r>
              <w:t xml:space="preserve">id_transferencia, id_unidade_origem, id_unidade_destino, status, id_solicitante, id_enviado_por?, id_recebido_por?, id_cancelado_por?, motivo_cancelamento?, solicitada_em, enviada_em?, recebida_em?, cancelada_em?</w:t>
            </w:r>
          </w:p>
        </w:tc>
        <w:tc>
          <w:tcPr>
            <w:tcW w:w="3120" w:type="dxa"/>
          </w:tcPr>
          <w:p>
            <w:pPr/>
            <w:r>
              <w:t xml:space="preserve">ITEM_TRANSFERENCIA (1:N)</w:t>
            </w:r>
          </w:p>
        </w:tc>
      </w:tr>
      <w:tr>
        <w:tc>
          <w:tcPr>
            <w:tcW w:w="3120" w:type="dxa"/>
          </w:tcPr>
          <w:p>
            <w:pPr/>
            <w:r>
              <w:t xml:space="preserve">ITEM_TRANSFERENCIA</w:t>
            </w:r>
          </w:p>
        </w:tc>
        <w:tc>
          <w:tcPr>
            <w:tcW w:w="3120" w:type="dxa"/>
          </w:tcPr>
          <w:p>
            <w:pPr/>
            <w:r>
              <w:t xml:space="preserve">id_item_transferencia, id_transferencia, id_variante, canal_saida, canal_entrada, quantidade_solicitada, quantidade_enviada?, quantidade_recebida?</w:t>
            </w:r>
          </w:p>
        </w:tc>
        <w:tc>
          <w:tcPr>
            <w:tcW w:w="3120" w:type="dxa"/>
          </w:tcPr>
          <w:p>
            <w:pPr/>
            <w:r>
              <w:t xml:space="preserve">TRANSFERENCIA, VARIANTE</w:t>
            </w:r>
          </w:p>
        </w:tc>
      </w:tr>
    </w:tbl>
    <w:p>
      <w:pPr>
        <w:pStyle w:val="Heading3"/>
      </w:pPr>
      <w:r>
        <w:t xml:space="preserve">Vendas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Tabela</w:t>
            </w:r>
          </w:p>
        </w:tc>
        <w:tc>
          <w:tcPr>
            <w:tcW w:w="3120" w:type="dxa"/>
            <w:shd w:val="clear" w:color="auto" w:fill="F2F2F2"/>
          </w:tcPr>
          <w:p>
            <w:pPr/>
            <w:r>
              <w:t xml:space="preserve">Campos</w:t>
            </w:r>
          </w:p>
        </w:tc>
        <w:tc>
          <w:tcPr>
            <w:tcW w:w="3120" w:type="dxa"/>
            <w:shd w:val="clear" w:color="auto" w:fill="F2F2F2"/>
          </w:tcPr>
          <w:p>
            <w:pPr/>
            <w:r>
              <w:t xml:space="preserve">Liga com</w:t>
            </w:r>
          </w:p>
        </w:tc>
      </w:tr>
      <w:tr>
        <w:tc>
          <w:tcPr>
            <w:tcW w:w="3120" w:type="dxa"/>
          </w:tcPr>
          <w:p>
            <w:pPr/>
            <w:r>
              <w:t xml:space="preserve">PEDIDO</w:t>
            </w:r>
          </w:p>
        </w:tc>
        <w:tc>
          <w:tcPr>
            <w:tcW w:w="3120" w:type="dxa"/>
          </w:tcPr>
          <w:p>
            <w:pPr/>
            <w:r>
              <w:t xml:space="preserve">id_pedido, codigo_venda (único), id_cliente?, id_unidade, id_registrado_por?, canal, modalidade?, status, motivo_cancelamento?, id_cancelado_por?, justificativa_cancelamento?, devolucao, valor_frete, valor_total, pronto_retirada_em?, reserva_expira_em?, pago_em?, enviado_em?, entregue_em?, cancelado_em?, criado_em, atualizado_em</w:t>
            </w:r>
          </w:p>
        </w:tc>
        <w:tc>
          <w:tcPr>
            <w:tcW w:w="3120" w:type="dxa"/>
          </w:tcPr>
          <w:p>
            <w:pPr/>
            <w:r>
              <w:t xml:space="preserve">ITEM_PEDIDO, PAGAMENTO (1:N); ENDERECO_ENTREGA (1:0..1)</w:t>
            </w:r>
          </w:p>
        </w:tc>
      </w:tr>
      <w:tr>
        <w:tc>
          <w:tcPr>
            <w:tcW w:w="3120" w:type="dxa"/>
          </w:tcPr>
          <w:p>
            <w:pPr/>
            <w:r>
              <w:t xml:space="preserve">ITEM_PEDIDO</w:t>
            </w:r>
          </w:p>
        </w:tc>
        <w:tc>
          <w:tcPr>
            <w:tcW w:w="3120" w:type="dxa"/>
          </w:tcPr>
          <w:p>
            <w:pPr/>
            <w:r>
              <w:t xml:space="preserve">id_item, id_pedido, id_variante, quantidade, preco_unitario</w:t>
            </w:r>
          </w:p>
        </w:tc>
        <w:tc>
          <w:tcPr>
            <w:tcW w:w="3120" w:type="dxa"/>
          </w:tcPr>
          <w:p>
            <w:pPr/>
            <w:r>
              <w:t xml:space="preserve">AVALIACAO (1:0..1)</w:t>
            </w:r>
          </w:p>
        </w:tc>
      </w:tr>
      <w:tr>
        <w:tc>
          <w:tcPr>
            <w:tcW w:w="3120" w:type="dxa"/>
          </w:tcPr>
          <w:p>
            <w:pPr/>
            <w:r>
              <w:t xml:space="preserve">PAGAMENTO</w:t>
            </w:r>
          </w:p>
        </w:tc>
        <w:tc>
          <w:tcPr>
            <w:tcW w:w="3120" w:type="dxa"/>
          </w:tcPr>
          <w:p>
            <w:pPr/>
            <w:r>
              <w:t xml:space="preserve">id_pagamento, id_pedido, tipo, id_pagamento_original?, id_chamado?, metodo, id_transacao_gateway? (único), valor, status, criado_em, atualizado_em</w:t>
            </w:r>
          </w:p>
        </w:tc>
        <w:tc>
          <w:tcPr>
            <w:tcW w:w="3120" w:type="dxa"/>
          </w:tcPr>
          <w:p>
            <w:pPr/>
            <w:r>
              <w:t xml:space="preserve">PEDIDO; PAGAMENTO (estorno → original); CHAMADO</w:t>
            </w:r>
          </w:p>
        </w:tc>
      </w:tr>
      <w:tr>
        <w:tc>
          <w:tcPr>
            <w:tcW w:w="3120" w:type="dxa"/>
          </w:tcPr>
          <w:p>
            <w:pPr/>
            <w:r>
              <w:t xml:space="preserve">ENDERECO_ENTREGA</w:t>
            </w:r>
          </w:p>
        </w:tc>
        <w:tc>
          <w:tcPr>
            <w:tcW w:w="3120" w:type="dxa"/>
          </w:tcPr>
          <w:p>
            <w:pPr/>
            <w:r>
              <w:t xml:space="preserve">id_pedido, rua, numero, complemento?, bairro, cidade, uf, cep</w:t>
            </w:r>
          </w:p>
        </w:tc>
        <w:tc>
          <w:tcPr>
            <w:tcW w:w="3120" w:type="dxa"/>
          </w:tcPr>
          <w:p>
            <w:pPr/>
            <w:r>
              <w:t xml:space="preserve">PEDIDO (só na entrega)</w:t>
            </w:r>
          </w:p>
        </w:tc>
      </w:tr>
      <w:tr>
        <w:tc>
          <w:tcPr>
            <w:tcW w:w="3120" w:type="dxa"/>
          </w:tcPr>
          <w:p>
            <w:pPr/>
            <w:r>
              <w:t xml:space="preserve">ENDERECO_CLIENTE</w:t>
            </w:r>
          </w:p>
        </w:tc>
        <w:tc>
          <w:tcPr>
            <w:tcW w:w="3120" w:type="dxa"/>
          </w:tcPr>
          <w:p>
            <w:pPr/>
            <w:r>
              <w:t xml:space="preserve">id_endereco, id_cliente, rua, numero, complemento?, bairro, cidade, uf, cep</w:t>
            </w:r>
          </w:p>
        </w:tc>
        <w:tc>
          <w:tcPr>
            <w:tcW w:w="3120" w:type="dxa"/>
          </w:tcPr>
          <w:p>
            <w:pPr/>
            <w:r>
              <w:t xml:space="preserve">USUARIO</w:t>
            </w:r>
          </w:p>
        </w:tc>
      </w:tr>
    </w:tbl>
    <w:p>
      <w:pPr>
        <w:pStyle w:val="Heading3"/>
      </w:pPr>
      <w:r>
        <w:t xml:space="preserve">Contas e acesso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Tabela</w:t>
            </w:r>
          </w:p>
        </w:tc>
        <w:tc>
          <w:tcPr>
            <w:tcW w:w="3120" w:type="dxa"/>
            <w:shd w:val="clear" w:color="auto" w:fill="F2F2F2"/>
          </w:tcPr>
          <w:p>
            <w:pPr/>
            <w:r>
              <w:t xml:space="preserve">Campos</w:t>
            </w:r>
          </w:p>
        </w:tc>
        <w:tc>
          <w:tcPr>
            <w:tcW w:w="3120" w:type="dxa"/>
            <w:shd w:val="clear" w:color="auto" w:fill="F2F2F2"/>
          </w:tcPr>
          <w:p>
            <w:pPr/>
            <w:r>
              <w:t xml:space="preserve">Liga com</w:t>
            </w:r>
          </w:p>
        </w:tc>
      </w:tr>
      <w:tr>
        <w:tc>
          <w:tcPr>
            <w:tcW w:w="3120" w:type="dxa"/>
          </w:tcPr>
          <w:p>
            <w:pPr/>
            <w:r>
              <w:t xml:space="preserve">USUARIO</w:t>
            </w:r>
          </w:p>
        </w:tc>
        <w:tc>
          <w:tcPr>
            <w:tcW w:w="3120" w:type="dxa"/>
          </w:tcPr>
          <w:p>
            <w:pPr/>
            <w:r>
              <w:t xml:space="preserve">id_usuario (= id do Supabase Auth), nome, email (único, cópia do Auth), cpf? (único; obrigatório para cliente), tipo_conta, status_conta, tentativas_ativacao, id_modelo_acesso?, id_unidade?, criado_em, atualizado_em</w:t>
            </w:r>
          </w:p>
        </w:tc>
        <w:tc>
          <w:tcPr>
            <w:tcW w:w="3120" w:type="dxa"/>
          </w:tcPr>
          <w:p>
            <w:pPr/>
            <w:r>
              <w:t xml:space="preserve">auth.users (1:1); PEDIDO, CHAMADO, MENSAGEM (1:N)</w:t>
            </w:r>
          </w:p>
        </w:tc>
      </w:tr>
      <w:tr>
        <w:tc>
          <w:tcPr>
            <w:tcW w:w="3120" w:type="dxa"/>
          </w:tcPr>
          <w:p>
            <w:pPr/>
            <w:r>
              <w:t xml:space="preserve">MODELO_ACESSO</w:t>
            </w:r>
          </w:p>
        </w:tc>
        <w:tc>
          <w:tcPr>
            <w:tcW w:w="3120" w:type="dxa"/>
          </w:tcPr>
          <w:p>
            <w:pPr/>
            <w:r>
              <w:t xml:space="preserve">id_modelo, nome (único), eh_admin, ativo</w:t>
            </w:r>
          </w:p>
        </w:tc>
        <w:tc>
          <w:tcPr>
            <w:tcW w:w="3120" w:type="dxa"/>
          </w:tcPr>
          <w:p>
            <w:pPr/>
            <w:r>
              <w:t xml:space="preserve">USUARIO (1:N)</w:t>
            </w:r>
          </w:p>
        </w:tc>
      </w:tr>
      <w:tr>
        <w:tc>
          <w:tcPr>
            <w:tcW w:w="3120" w:type="dxa"/>
          </w:tcPr>
          <w:p>
            <w:pPr/>
            <w:r>
              <w:t xml:space="preserve">PERMISSAO</w:t>
            </w:r>
          </w:p>
        </w:tc>
        <w:tc>
          <w:tcPr>
            <w:tcW w:w="3120" w:type="dxa"/>
          </w:tcPr>
          <w:p>
            <w:pPr/>
            <w:r>
              <w:t xml:space="preserve">id_permissao, codigo (único), descricao</w:t>
            </w:r>
          </w:p>
        </w:tc>
        <w:tc>
          <w:tcPr>
            <w:tcW w:w="3120" w:type="dxa"/>
          </w:tcPr>
          <w:p>
            <w:pPr/>
            <w:r>
              <w:t xml:space="preserve">lista fixa do sistema</w:t>
            </w:r>
          </w:p>
        </w:tc>
      </w:tr>
      <w:tr>
        <w:tc>
          <w:tcPr>
            <w:tcW w:w="3120" w:type="dxa"/>
          </w:tcPr>
          <w:p>
            <w:pPr/>
            <w:r>
              <w:t xml:space="preserve">MODELO_PERMISSAO</w:t>
            </w:r>
          </w:p>
        </w:tc>
        <w:tc>
          <w:tcPr>
            <w:tcW w:w="3120" w:type="dxa"/>
          </w:tcPr>
          <w:p>
            <w:pPr/>
            <w:r>
              <w:t xml:space="preserve">id_modelo + id_permissao</w:t>
            </w:r>
          </w:p>
        </w:tc>
        <w:tc>
          <w:tcPr>
            <w:tcW w:w="3120" w:type="dxa"/>
          </w:tcPr>
          <w:p>
            <w:pPr/>
            <w:r>
              <w:t xml:space="preserve">liga modelo e permissão (N:N)</w:t>
            </w:r>
          </w:p>
        </w:tc>
      </w:tr>
      <w:tr>
        <w:tc>
          <w:tcPr>
            <w:tcW w:w="3120" w:type="dxa"/>
          </w:tcPr>
          <w:p>
            <w:pPr/>
            <w:r>
              <w:t xml:space="preserve">USUARIO_PERMISSAO_EXCECAO</w:t>
            </w:r>
          </w:p>
        </w:tc>
        <w:tc>
          <w:tcPr>
            <w:tcW w:w="3120" w:type="dxa"/>
          </w:tcPr>
          <w:p>
            <w:pPr/>
            <w:r>
              <w:t xml:space="preserve">id_usuario + id_permissao, efeito</w:t>
            </w:r>
          </w:p>
        </w:tc>
        <w:tc>
          <w:tcPr>
            <w:tcW w:w="3120" w:type="dxa"/>
          </w:tcPr>
          <w:p>
            <w:pPr/>
            <w:r>
              <w:t xml:space="preserve">exceções individuais</w:t>
            </w:r>
          </w:p>
        </w:tc>
      </w:tr>
    </w:tbl>
    <w:p>
      <w:pPr>
        <w:pStyle w:val="Heading3"/>
      </w:pPr>
      <w:r>
        <w:t xml:space="preserve">Atendimento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Tabela</w:t>
            </w:r>
          </w:p>
        </w:tc>
        <w:tc>
          <w:tcPr>
            <w:tcW w:w="3120" w:type="dxa"/>
            <w:shd w:val="clear" w:color="auto" w:fill="F2F2F2"/>
          </w:tcPr>
          <w:p>
            <w:pPr/>
            <w:r>
              <w:t xml:space="preserve">Campos</w:t>
            </w:r>
          </w:p>
        </w:tc>
        <w:tc>
          <w:tcPr>
            <w:tcW w:w="3120" w:type="dxa"/>
            <w:shd w:val="clear" w:color="auto" w:fill="F2F2F2"/>
          </w:tcPr>
          <w:p>
            <w:pPr/>
            <w:r>
              <w:t xml:space="preserve">Liga com</w:t>
            </w:r>
          </w:p>
        </w:tc>
      </w:tr>
      <w:tr>
        <w:tc>
          <w:tcPr>
            <w:tcW w:w="3120" w:type="dxa"/>
          </w:tcPr>
          <w:p>
            <w:pPr/>
            <w:r>
              <w:t xml:space="preserve">CHAMADO</w:t>
            </w:r>
          </w:p>
        </w:tc>
        <w:tc>
          <w:tcPr>
            <w:tcW w:w="3120" w:type="dxa"/>
          </w:tcPr>
          <w:p>
            <w:pPr/>
            <w:r>
              <w:t xml:space="preserve">id_chamado, id_cliente, id_responsavel?, id_unidade?, id_pedido?, id_item_pedido?, id_variante?, id_chamado_anterior?, categoria, assunto, descricao, status, prioridade?, motivo_encerramento?, criado_em, atualizado_em, assumido_em?, concluido_em?</w:t>
            </w:r>
          </w:p>
        </w:tc>
        <w:tc>
          <w:tcPr>
            <w:tcW w:w="3120" w:type="dxa"/>
          </w:tcPr>
          <w:p>
            <w:pPr/>
            <w:r>
              <w:t xml:space="preserve">MENSAGEM, HISTORICO_CHAMADO, PAGAMENTO (1:N)</w:t>
            </w:r>
          </w:p>
        </w:tc>
      </w:tr>
      <w:tr>
        <w:tc>
          <w:tcPr>
            <w:tcW w:w="3120" w:type="dxa"/>
          </w:tcPr>
          <w:p>
            <w:pPr/>
            <w:r>
              <w:t xml:space="preserve">MENSAGEM</w:t>
            </w:r>
          </w:p>
        </w:tc>
        <w:tc>
          <w:tcPr>
            <w:tcW w:w="3120" w:type="dxa"/>
          </w:tcPr>
          <w:p>
            <w:pPr/>
            <w:r>
              <w:t xml:space="preserve">id_mensagem, id_chamado, id_autor, conteudo?, anexo_caminho?, anexo_nome?, anexo_tamanho?, interna, lida_em?, criado_em</w:t>
            </w:r>
          </w:p>
        </w:tc>
        <w:tc>
          <w:tcPr>
            <w:tcW w:w="3120" w:type="dxa"/>
          </w:tcPr>
          <w:p>
            <w:pPr/>
            <w:r>
              <w:t xml:space="preserve">CHAMADO, USUARIO</w:t>
            </w:r>
          </w:p>
        </w:tc>
      </w:tr>
      <w:tr>
        <w:tc>
          <w:tcPr>
            <w:tcW w:w="3120" w:type="dxa"/>
          </w:tcPr>
          <w:p>
            <w:pPr/>
            <w:r>
              <w:t xml:space="preserve">HISTORICO_CHAMADO</w:t>
            </w:r>
          </w:p>
        </w:tc>
        <w:tc>
          <w:tcPr>
            <w:tcW w:w="3120" w:type="dxa"/>
          </w:tcPr>
          <w:p>
            <w:pPr/>
            <w:r>
              <w:t xml:space="preserve">id_historico, id_chamado, id_autor, campo_alterado, valor_anterior?, valor_novo, criado_em</w:t>
            </w:r>
          </w:p>
        </w:tc>
        <w:tc>
          <w:tcPr>
            <w:tcW w:w="3120" w:type="dxa"/>
          </w:tcPr>
          <w:p>
            <w:pPr/>
            <w:r>
              <w:t xml:space="preserve">CHAMADO</w:t>
            </w:r>
          </w:p>
        </w:tc>
      </w:tr>
    </w:tbl>
    <w:p>
      <w:pPr>
        <w:pStyle w:val="Heading3"/>
      </w:pPr>
      <w:r>
        <w:t xml:space="preserve">Avaliações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Tabela</w:t>
            </w:r>
          </w:p>
        </w:tc>
        <w:tc>
          <w:tcPr>
            <w:tcW w:w="3120" w:type="dxa"/>
            <w:shd w:val="clear" w:color="auto" w:fill="F2F2F2"/>
          </w:tcPr>
          <w:p>
            <w:pPr/>
            <w:r>
              <w:t xml:space="preserve">Campos</w:t>
            </w:r>
          </w:p>
        </w:tc>
        <w:tc>
          <w:tcPr>
            <w:tcW w:w="3120" w:type="dxa"/>
            <w:shd w:val="clear" w:color="auto" w:fill="F2F2F2"/>
          </w:tcPr>
          <w:p>
            <w:pPr/>
            <w:r>
              <w:t xml:space="preserve">Liga com</w:t>
            </w:r>
          </w:p>
        </w:tc>
      </w:tr>
      <w:tr>
        <w:tc>
          <w:tcPr>
            <w:tcW w:w="3120" w:type="dxa"/>
          </w:tcPr>
          <w:p>
            <w:pPr/>
            <w:r>
              <w:t xml:space="preserve">AVALIACAO</w:t>
            </w:r>
          </w:p>
        </w:tc>
        <w:tc>
          <w:tcPr>
            <w:tcW w:w="3120" w:type="dxa"/>
          </w:tcPr>
          <w:p>
            <w:pPr/>
            <w:r>
              <w:t xml:space="preserve">id_avaliacao, id_item_pedido (único), nota, texto?, status, motivo_ocultacao?, id_ocultada_por?, ocultada_em?, criada_em, editada_em?</w:t>
            </w:r>
          </w:p>
        </w:tc>
        <w:tc>
          <w:tcPr>
            <w:tcW w:w="3120" w:type="dxa"/>
          </w:tcPr>
          <w:p>
            <w:pPr/>
            <w:r>
              <w:t xml:space="preserve">FOTO_AVALIACAO, VOTO_UTIL, DENUNCIA_AVALIACAO (1:N)</w:t>
            </w:r>
          </w:p>
        </w:tc>
      </w:tr>
      <w:tr>
        <w:tc>
          <w:tcPr>
            <w:tcW w:w="3120" w:type="dxa"/>
          </w:tcPr>
          <w:p>
            <w:pPr/>
            <w:r>
              <w:t xml:space="preserve">FOTO_AVALIACAO</w:t>
            </w:r>
          </w:p>
        </w:tc>
        <w:tc>
          <w:tcPr>
            <w:tcW w:w="3120" w:type="dxa"/>
          </w:tcPr>
          <w:p>
            <w:pPr/>
            <w:r>
              <w:t xml:space="preserve">id_foto, id_avaliacao, caminho_arquivo, ordem (1 a 5)</w:t>
            </w:r>
          </w:p>
        </w:tc>
        <w:tc>
          <w:tcPr>
            <w:tcW w:w="3120" w:type="dxa"/>
          </w:tcPr>
          <w:p>
            <w:pPr/>
            <w:r>
              <w:t xml:space="preserve">AVALIACAO</w:t>
            </w:r>
          </w:p>
        </w:tc>
      </w:tr>
      <w:tr>
        <w:tc>
          <w:tcPr>
            <w:tcW w:w="3120" w:type="dxa"/>
          </w:tcPr>
          <w:p>
            <w:pPr/>
            <w:r>
              <w:t xml:space="preserve">VOTO_UTIL</w:t>
            </w:r>
          </w:p>
        </w:tc>
        <w:tc>
          <w:tcPr>
            <w:tcW w:w="3120" w:type="dxa"/>
          </w:tcPr>
          <w:p>
            <w:pPr/>
            <w:r>
              <w:t xml:space="preserve">id_avaliacao + id_cliente, criado_em</w:t>
            </w:r>
          </w:p>
        </w:tc>
        <w:tc>
          <w:tcPr>
            <w:tcW w:w="3120" w:type="dxa"/>
          </w:tcPr>
          <w:p>
            <w:pPr/>
            <w:r>
              <w:t xml:space="preserve">AVALIACAO, USUARIO</w:t>
            </w:r>
          </w:p>
        </w:tc>
      </w:tr>
      <w:tr>
        <w:tc>
          <w:tcPr>
            <w:tcW w:w="3120" w:type="dxa"/>
          </w:tcPr>
          <w:p>
            <w:pPr/>
            <w:r>
              <w:t xml:space="preserve">DENUNCIA_AVALIACAO</w:t>
            </w:r>
          </w:p>
        </w:tc>
        <w:tc>
          <w:tcPr>
            <w:tcW w:w="3120" w:type="dxa"/>
          </w:tcPr>
          <w:p>
            <w:pPr/>
            <w:r>
              <w:t xml:space="preserve">id_denuncia, id_avaliacao, id_cliente, motivo, status, id_analisada_por?, analisada_em?, criada_em — uma por cliente por avaliação</w:t>
            </w:r>
          </w:p>
        </w:tc>
        <w:tc>
          <w:tcPr>
            <w:tcW w:w="3120" w:type="dxa"/>
          </w:tcPr>
          <w:p>
            <w:pPr/>
            <w:r>
              <w:t xml:space="preserve">AVALIACAO, USUARIO</w:t>
            </w:r>
          </w:p>
        </w:tc>
      </w:tr>
    </w:tbl>
    <w:p>
      <w:pPr/>
      <w:r>
        <w:t xml:space="preserve">Campos de "quem fez" (como minimo_alterado_por, id_registrado_por, id_cancelado_por, id_analisada_por e id_alterado_por) também apontam para USUARIO, mas não têm linha no diagrama para não poluí-lo. A tabela auth.users é do Supabase Auth e aparece no diagrama só como referência.</w:t>
      </w:r>
    </w:p>
    <w:p>
      <w:pPr>
        <w:pStyle w:val="Heading3"/>
        <w:rPr>
          <w:ins w:id="9114" w:author="Matias" w:date="2026-10-05T00:00:00Z"/>
        </w:rPr>
      </w:pPr>
      <w:ins w:id="9115" w:author="Matias" w:date="2026-10-05T00:00:00Z">
        <w:r>
          <w:t xml:space="preserve">Valores aceitos</w:t>
        </w:r>
      </w:ins>
    </w:p>
    <w:p>
      <w:pPr>
        <w:rPr>
          <w:ins w:id="9116" w:author="Matias" w:date="2026-10-05T00:00:00Z"/>
        </w:rPr>
      </w:pPr>
      <w:ins w:id="9117" w:author="Matias" w:date="2026-10-05T00:00:00Z">
        <w:r>
          <w:t xml:space="preserve">Campos de status e de tipo só aceitam os valores abaixo, sempre em minúsculas e com _ no lugar de espaço. O banco recusa qualquer outro valor (restrição CHECK).</w:t>
        </w:r>
      </w:ins>
    </w:p>
    <w:tbl>
      <w:tblPr>
        <w:tblStyle w:val="TableGrid"/>
        <w:tblW w:w="0" w:type="auto"/>
        <w:tblLayout w:type="fixed"/>
        <w:tblLook w:val="04A0" w:firstRow="1" w:lastRow="0" w:firstColumn="0" w:lastColumn="0" w:noHBand="0" w:noVBand="1"/>
      </w:tblPr>
      <w:tblGrid>
        <w:gridCol w:w="3120"/>
        <w:gridCol w:w="6240"/>
      </w:tblGrid>
      <w:tr>
        <w:trPr>
          <w:tblHeader/>
          <w:ins w:id="9009" w:author="Matias" w:date="2026-10-05T00:00:00Z"/>
        </w:trPr>
        <w:tc>
          <w:tcPr>
            <w:tcW w:w="3120" w:type="dxa"/>
            <w:shd w:val="clear" w:color="auto" w:fill="F2F2F2"/>
          </w:tcPr>
          <w:p>
            <w:pPr>
              <w:rPr>
                <w:ins w:id="9010" w:author="Matias" w:date="2026-10-05T00:00:00Z"/>
              </w:rPr>
            </w:pPr>
            <w:ins w:id="9011" w:author="Matias" w:date="2026-10-05T00:00:00Z">
              <w:r>
                <w:t xml:space="preserve">Campo</w:t>
              </w:r>
            </w:ins>
          </w:p>
        </w:tc>
        <w:tc>
          <w:tcPr>
            <w:tcW w:w="6240" w:type="dxa"/>
            <w:shd w:val="clear" w:color="auto" w:fill="F2F2F2"/>
          </w:tcPr>
          <w:p>
            <w:pPr>
              <w:rPr>
                <w:ins w:id="9012" w:author="Matias" w:date="2026-10-05T00:00:00Z"/>
              </w:rPr>
            </w:pPr>
            <w:ins w:id="9013" w:author="Matias" w:date="2026-10-05T00:00:00Z">
              <w:r>
                <w:t xml:space="preserve">Valores aceitos</w:t>
              </w:r>
            </w:ins>
          </w:p>
        </w:tc>
      </w:tr>
      <w:tr>
        <w:trPr>
          <w:ins w:id="9014" w:author="Matias" w:date="2026-10-05T00:00:00Z"/>
        </w:trPr>
        <w:tc>
          <w:tcPr>
            <w:tcW w:w="3120" w:type="dxa"/>
          </w:tcPr>
          <w:p>
            <w:pPr>
              <w:rPr>
                <w:ins w:id="9015" w:author="Matias" w:date="2026-10-05T00:00:00Z"/>
              </w:rPr>
            </w:pPr>
            <w:ins w:id="9016" w:author="Matias" w:date="2026-10-05T00:00:00Z">
              <w:r>
                <w:t xml:space="preserve">unidade.tipo</w:t>
              </w:r>
            </w:ins>
          </w:p>
        </w:tc>
        <w:tc>
          <w:tcPr>
            <w:tcW w:w="6240" w:type="dxa"/>
          </w:tcPr>
          <w:p>
            <w:pPr>
              <w:rPr>
                <w:ins w:id="9017" w:author="Matias" w:date="2026-10-05T00:00:00Z"/>
              </w:rPr>
            </w:pPr>
            <w:ins w:id="9018" w:author="Matias" w:date="2026-10-05T00:00:00Z">
              <w:r>
                <w:t xml:space="preserve">loja, cd</w:t>
              </w:r>
            </w:ins>
          </w:p>
        </w:tc>
      </w:tr>
      <w:tr>
        <w:trPr>
          <w:ins w:id="9019" w:author="Matias" w:date="2026-10-05T00:00:00Z"/>
        </w:trPr>
        <w:tc>
          <w:tcPr>
            <w:tcW w:w="3120" w:type="dxa"/>
          </w:tcPr>
          <w:p>
            <w:pPr>
              <w:rPr>
                <w:ins w:id="9020" w:author="Matias" w:date="2026-10-05T00:00:00Z"/>
              </w:rPr>
            </w:pPr>
            <w:ins w:id="9021" w:author="Matias" w:date="2026-10-05T00:00:00Z">
              <w:r>
                <w:t xml:space="preserve">canal (estoque, movimentação, pedido, item de transferência)</w:t>
              </w:r>
            </w:ins>
          </w:p>
        </w:tc>
        <w:tc>
          <w:tcPr>
            <w:tcW w:w="6240" w:type="dxa"/>
          </w:tcPr>
          <w:p>
            <w:pPr>
              <w:rPr>
                <w:ins w:id="9022" w:author="Matias" w:date="2026-10-05T00:00:00Z"/>
              </w:rPr>
            </w:pPr>
            <w:ins w:id="9023" w:author="Matias" w:date="2026-10-05T00:00:00Z">
              <w:r>
                <w:t xml:space="preserve">loja_fisica, online</w:t>
              </w:r>
            </w:ins>
          </w:p>
        </w:tc>
      </w:tr>
      <w:tr>
        <w:trPr>
          <w:ins w:id="9024" w:author="Matias" w:date="2026-10-05T00:00:00Z"/>
        </w:trPr>
        <w:tc>
          <w:tcPr>
            <w:tcW w:w="3120" w:type="dxa"/>
          </w:tcPr>
          <w:p>
            <w:pPr>
              <w:rPr>
                <w:ins w:id="9025" w:author="Matias" w:date="2026-10-05T00:00:00Z"/>
              </w:rPr>
            </w:pPr>
            <w:ins w:id="9026" w:author="Matias" w:date="2026-10-05T00:00:00Z">
              <w:r>
                <w:t xml:space="preserve">movimentacao_estoque.tipo</w:t>
              </w:r>
            </w:ins>
          </w:p>
        </w:tc>
        <w:tc>
          <w:tcPr>
            <w:tcW w:w="6240" w:type="dxa"/>
          </w:tcPr>
          <w:p>
            <w:pPr>
              <w:rPr>
                <w:ins w:id="9027" w:author="Matias" w:date="2026-10-05T00:00:00Z"/>
              </w:rPr>
            </w:pPr>
            <w:ins w:id="9028" w:author="Matias" w:date="2026-10-05T00:00:00Z">
              <w:r>
                <w:t xml:space="preserve">saldo_inicial, recebimento, avaria, perda, ajuste, venda, retorno_cancelamento, devolucao, saida_troca, saida_transferencia, entrada_transferencia, saida_realocacao, entrada_realocacao</w:t>
              </w:r>
            </w:ins>
          </w:p>
        </w:tc>
      </w:tr>
      <w:tr>
        <w:trPr>
          <w:ins w:id="9029" w:author="Matias" w:date="2026-10-05T00:00:00Z"/>
        </w:trPr>
        <w:tc>
          <w:tcPr>
            <w:tcW w:w="3120" w:type="dxa"/>
          </w:tcPr>
          <w:p>
            <w:pPr>
              <w:rPr>
                <w:ins w:id="9030" w:author="Matias" w:date="2026-10-05T00:00:00Z"/>
              </w:rPr>
            </w:pPr>
            <w:ins w:id="9031" w:author="Matias" w:date="2026-10-05T00:00:00Z">
              <w:r>
                <w:t xml:space="preserve">transferencia.status</w:t>
              </w:r>
            </w:ins>
          </w:p>
        </w:tc>
        <w:tc>
          <w:tcPr>
            <w:tcW w:w="6240" w:type="dxa"/>
          </w:tcPr>
          <w:p>
            <w:pPr>
              <w:rPr>
                <w:ins w:id="9032" w:author="Matias" w:date="2026-10-05T00:00:00Z"/>
              </w:rPr>
            </w:pPr>
            <w:ins w:id="9033" w:author="Matias" w:date="2026-10-05T00:00:00Z">
              <w:r>
                <w:t xml:space="preserve">solicitada, enviada, recebida, cancelada</w:t>
              </w:r>
            </w:ins>
          </w:p>
        </w:tc>
      </w:tr>
      <w:tr>
        <w:trPr>
          <w:ins w:id="9034" w:author="Matias" w:date="2026-10-05T00:00:00Z"/>
        </w:trPr>
        <w:tc>
          <w:tcPr>
            <w:tcW w:w="3120" w:type="dxa"/>
          </w:tcPr>
          <w:p>
            <w:pPr>
              <w:rPr>
                <w:ins w:id="9035" w:author="Matias" w:date="2026-10-05T00:00:00Z"/>
              </w:rPr>
            </w:pPr>
            <w:ins w:id="9036" w:author="Matias" w:date="2026-10-05T00:00:00Z">
              <w:r>
                <w:t xml:space="preserve">pedido.status</w:t>
              </w:r>
            </w:ins>
          </w:p>
        </w:tc>
        <w:tc>
          <w:tcPr>
            <w:tcW w:w="6240" w:type="dxa"/>
          </w:tcPr>
          <w:p>
            <w:pPr>
              <w:rPr>
                <w:ins w:id="9037" w:author="Matias" w:date="2026-10-05T00:00:00Z"/>
              </w:rPr>
            </w:pPr>
            <w:ins w:id="9038" w:author="Matias" w:date="2026-10-05T00:00:00Z">
              <w:r>
                <w:t xml:space="preserve">aguardando_pagamento, pago, enviado, pronto_para_retirada, entregue, cancelado</w:t>
              </w:r>
            </w:ins>
          </w:p>
        </w:tc>
      </w:tr>
      <w:tr>
        <w:trPr>
          <w:ins w:id="9039" w:author="Matias" w:date="2026-10-05T00:00:00Z"/>
        </w:trPr>
        <w:tc>
          <w:tcPr>
            <w:tcW w:w="3120" w:type="dxa"/>
          </w:tcPr>
          <w:p>
            <w:pPr>
              <w:rPr>
                <w:ins w:id="9040" w:author="Matias" w:date="2026-10-05T00:00:00Z"/>
              </w:rPr>
            </w:pPr>
            <w:ins w:id="9041" w:author="Matias" w:date="2026-10-05T00:00:00Z">
              <w:r>
                <w:t xml:space="preserve">pedido.modalidade</w:t>
              </w:r>
            </w:ins>
          </w:p>
        </w:tc>
        <w:tc>
          <w:tcPr>
            <w:tcW w:w="6240" w:type="dxa"/>
          </w:tcPr>
          <w:p>
            <w:pPr>
              <w:rPr>
                <w:ins w:id="9042" w:author="Matias" w:date="2026-10-05T00:00:00Z"/>
              </w:rPr>
            </w:pPr>
            <w:ins w:id="9043" w:author="Matias" w:date="2026-10-05T00:00:00Z">
              <w:r>
                <w:t xml:space="preserve">entrega, retirada (só na venda online)</w:t>
              </w:r>
            </w:ins>
          </w:p>
        </w:tc>
      </w:tr>
      <w:tr>
        <w:trPr>
          <w:ins w:id="9044" w:author="Matias" w:date="2026-10-05T00:00:00Z"/>
        </w:trPr>
        <w:tc>
          <w:tcPr>
            <w:tcW w:w="3120" w:type="dxa"/>
          </w:tcPr>
          <w:p>
            <w:pPr>
              <w:rPr>
                <w:ins w:id="9045" w:author="Matias" w:date="2026-10-05T00:00:00Z"/>
              </w:rPr>
            </w:pPr>
            <w:ins w:id="9046" w:author="Matias" w:date="2026-10-05T00:00:00Z">
              <w:r>
                <w:t xml:space="preserve">pedido.motivo_cancelamento</w:t>
              </w:r>
            </w:ins>
          </w:p>
        </w:tc>
        <w:tc>
          <w:tcPr>
            <w:tcW w:w="6240" w:type="dxa"/>
          </w:tcPr>
          <w:p>
            <w:pPr>
              <w:rPr>
                <w:ins w:id="9047" w:author="Matias" w:date="2026-10-05T00:00:00Z"/>
              </w:rPr>
            </w:pPr>
            <w:ins w:id="9048" w:author="Matias" w:date="2026-10-05T00:00:00Z">
              <w:r>
                <w:t xml:space="preserve">cliente, reserva_vencida, retirada_vencida, equipe</w:t>
              </w:r>
            </w:ins>
          </w:p>
        </w:tc>
      </w:tr>
      <w:tr>
        <w:trPr>
          <w:ins w:id="9049" w:author="Matias" w:date="2026-10-05T00:00:00Z"/>
        </w:trPr>
        <w:tc>
          <w:tcPr>
            <w:tcW w:w="3120" w:type="dxa"/>
          </w:tcPr>
          <w:p>
            <w:pPr>
              <w:rPr>
                <w:ins w:id="9050" w:author="Matias" w:date="2026-10-05T00:00:00Z"/>
              </w:rPr>
            </w:pPr>
            <w:ins w:id="9051" w:author="Matias" w:date="2026-10-05T00:00:00Z">
              <w:r>
                <w:t xml:space="preserve">pedido.devolucao</w:t>
              </w:r>
            </w:ins>
          </w:p>
        </w:tc>
        <w:tc>
          <w:tcPr>
            <w:tcW w:w="6240" w:type="dxa"/>
          </w:tcPr>
          <w:p>
            <w:pPr>
              <w:rPr>
                <w:ins w:id="9052" w:author="Matias" w:date="2026-10-05T00:00:00Z"/>
              </w:rPr>
            </w:pPr>
            <w:ins w:id="9053" w:author="Matias" w:date="2026-10-05T00:00:00Z">
              <w:r>
                <w:t xml:space="preserve">nenhuma, parcial, total</w:t>
              </w:r>
            </w:ins>
          </w:p>
        </w:tc>
      </w:tr>
      <w:tr>
        <w:trPr>
          <w:ins w:id="9054" w:author="Matias" w:date="2026-10-05T00:00:00Z"/>
        </w:trPr>
        <w:tc>
          <w:tcPr>
            <w:tcW w:w="3120" w:type="dxa"/>
          </w:tcPr>
          <w:p>
            <w:pPr>
              <w:rPr>
                <w:ins w:id="9055" w:author="Matias" w:date="2026-10-05T00:00:00Z"/>
              </w:rPr>
            </w:pPr>
            <w:ins w:id="9056" w:author="Matias" w:date="2026-10-05T00:00:00Z">
              <w:r>
                <w:t xml:space="preserve">pagamento.tipo</w:t>
              </w:r>
            </w:ins>
          </w:p>
        </w:tc>
        <w:tc>
          <w:tcPr>
            <w:tcW w:w="6240" w:type="dxa"/>
          </w:tcPr>
          <w:p>
            <w:pPr>
              <w:rPr>
                <w:ins w:id="9057" w:author="Matias" w:date="2026-10-05T00:00:00Z"/>
              </w:rPr>
            </w:pPr>
            <w:ins w:id="9058" w:author="Matias" w:date="2026-10-05T00:00:00Z">
              <w:r>
                <w:t xml:space="preserve">pagamento, estorno</w:t>
              </w:r>
            </w:ins>
          </w:p>
        </w:tc>
      </w:tr>
      <w:tr>
        <w:trPr>
          <w:ins w:id="9059" w:author="Matias" w:date="2026-10-05T00:00:00Z"/>
        </w:trPr>
        <w:tc>
          <w:tcPr>
            <w:tcW w:w="3120" w:type="dxa"/>
          </w:tcPr>
          <w:p>
            <w:pPr>
              <w:rPr>
                <w:ins w:id="9060" w:author="Matias" w:date="2026-10-05T00:00:00Z"/>
              </w:rPr>
            </w:pPr>
            <w:ins w:id="9061" w:author="Matias" w:date="2026-10-05T00:00:00Z">
              <w:r>
                <w:t xml:space="preserve">pagamento.metodo</w:t>
              </w:r>
            </w:ins>
          </w:p>
        </w:tc>
        <w:tc>
          <w:tcPr>
            <w:tcW w:w="6240" w:type="dxa"/>
          </w:tcPr>
          <w:p>
            <w:pPr>
              <w:rPr>
                <w:ins w:id="9062" w:author="Matias" w:date="2026-10-05T00:00:00Z"/>
              </w:rPr>
            </w:pPr>
            <w:ins w:id="9063" w:author="Matias" w:date="2026-10-05T00:00:00Z">
              <w:r>
                <w:t xml:space="preserve">pix, cartao_credito, cartao_debito, dinheiro</w:t>
              </w:r>
            </w:ins>
          </w:p>
        </w:tc>
      </w:tr>
      <w:tr>
        <w:trPr>
          <w:ins w:id="9064" w:author="Matias" w:date="2026-10-05T00:00:00Z"/>
        </w:trPr>
        <w:tc>
          <w:tcPr>
            <w:tcW w:w="3120" w:type="dxa"/>
          </w:tcPr>
          <w:p>
            <w:pPr>
              <w:rPr>
                <w:ins w:id="9065" w:author="Matias" w:date="2026-10-05T00:00:00Z"/>
              </w:rPr>
            </w:pPr>
            <w:ins w:id="9066" w:author="Matias" w:date="2026-10-05T00:00:00Z">
              <w:r>
                <w:t xml:space="preserve">pagamento.status</w:t>
              </w:r>
            </w:ins>
          </w:p>
        </w:tc>
        <w:tc>
          <w:tcPr>
            <w:tcW w:w="6240" w:type="dxa"/>
          </w:tcPr>
          <w:p>
            <w:pPr>
              <w:rPr>
                <w:ins w:id="9067" w:author="Matias" w:date="2026-10-05T00:00:00Z"/>
              </w:rPr>
            </w:pPr>
            <w:ins w:id="9068" w:author="Matias" w:date="2026-10-05T00:00:00Z">
              <w:r>
                <w:t xml:space="preserve">pendente, aprovado, recusado</w:t>
              </w:r>
            </w:ins>
          </w:p>
        </w:tc>
      </w:tr>
      <w:tr>
        <w:trPr>
          <w:ins w:id="9069" w:author="Matias" w:date="2026-10-05T00:00:00Z"/>
        </w:trPr>
        <w:tc>
          <w:tcPr>
            <w:tcW w:w="3120" w:type="dxa"/>
          </w:tcPr>
          <w:p>
            <w:pPr>
              <w:rPr>
                <w:ins w:id="9070" w:author="Matias" w:date="2026-10-05T00:00:00Z"/>
              </w:rPr>
            </w:pPr>
            <w:ins w:id="9071" w:author="Matias" w:date="2026-10-05T00:00:00Z">
              <w:r>
                <w:t xml:space="preserve">usuario.tipo_conta</w:t>
              </w:r>
            </w:ins>
          </w:p>
        </w:tc>
        <w:tc>
          <w:tcPr>
            <w:tcW w:w="6240" w:type="dxa"/>
          </w:tcPr>
          <w:p>
            <w:pPr>
              <w:rPr>
                <w:ins w:id="9072" w:author="Matias" w:date="2026-10-05T00:00:00Z"/>
              </w:rPr>
            </w:pPr>
            <w:ins w:id="9073" w:author="Matias" w:date="2026-10-05T00:00:00Z">
              <w:r>
                <w:t xml:space="preserve">interna, cliente</w:t>
              </w:r>
            </w:ins>
          </w:p>
        </w:tc>
      </w:tr>
      <w:tr>
        <w:trPr>
          <w:ins w:id="9074" w:author="Matias" w:date="2026-10-05T00:00:00Z"/>
        </w:trPr>
        <w:tc>
          <w:tcPr>
            <w:tcW w:w="3120" w:type="dxa"/>
          </w:tcPr>
          <w:p>
            <w:pPr>
              <w:rPr>
                <w:ins w:id="9075" w:author="Matias" w:date="2026-10-05T00:00:00Z"/>
              </w:rPr>
            </w:pPr>
            <w:ins w:id="9076" w:author="Matias" w:date="2026-10-05T00:00:00Z">
              <w:r>
                <w:t xml:space="preserve">usuario.status_conta</w:t>
              </w:r>
            </w:ins>
          </w:p>
        </w:tc>
        <w:tc>
          <w:tcPr>
            <w:tcW w:w="6240" w:type="dxa"/>
          </w:tcPr>
          <w:p>
            <w:pPr>
              <w:rPr>
                <w:ins w:id="9077" w:author="Matias" w:date="2026-10-05T00:00:00Z"/>
              </w:rPr>
            </w:pPr>
            <w:ins w:id="9078" w:author="Matias" w:date="2026-10-05T00:00:00Z">
              <w:r>
                <w:t xml:space="preserve">pendente_ativacao, ativa, inativa</w:t>
              </w:r>
            </w:ins>
          </w:p>
        </w:tc>
      </w:tr>
      <w:tr>
        <w:trPr>
          <w:ins w:id="9079" w:author="Matias" w:date="2026-10-05T00:00:00Z"/>
        </w:trPr>
        <w:tc>
          <w:tcPr>
            <w:tcW w:w="3120" w:type="dxa"/>
          </w:tcPr>
          <w:p>
            <w:pPr>
              <w:rPr>
                <w:ins w:id="9080" w:author="Matias" w:date="2026-10-05T00:00:00Z"/>
              </w:rPr>
            </w:pPr>
            <w:ins w:id="9081" w:author="Matias" w:date="2026-10-05T00:00:00Z">
              <w:r>
                <w:t xml:space="preserve">usuario_permissao_excecao.efeito</w:t>
              </w:r>
            </w:ins>
          </w:p>
        </w:tc>
        <w:tc>
          <w:tcPr>
            <w:tcW w:w="6240" w:type="dxa"/>
          </w:tcPr>
          <w:p>
            <w:pPr>
              <w:rPr>
                <w:ins w:id="9082" w:author="Matias" w:date="2026-10-05T00:00:00Z"/>
              </w:rPr>
            </w:pPr>
            <w:ins w:id="9083" w:author="Matias" w:date="2026-10-05T00:00:00Z">
              <w:r>
                <w:t xml:space="preserve">acrescentar, retirar</w:t>
              </w:r>
            </w:ins>
          </w:p>
        </w:tc>
      </w:tr>
      <w:tr>
        <w:trPr>
          <w:ins w:id="9084" w:author="Matias" w:date="2026-10-05T00:00:00Z"/>
        </w:trPr>
        <w:tc>
          <w:tcPr>
            <w:tcW w:w="3120" w:type="dxa"/>
          </w:tcPr>
          <w:p>
            <w:pPr>
              <w:rPr>
                <w:ins w:id="9085" w:author="Matias" w:date="2026-10-05T00:00:00Z"/>
              </w:rPr>
            </w:pPr>
            <w:ins w:id="9086" w:author="Matias" w:date="2026-10-05T00:00:00Z">
              <w:r>
                <w:t xml:space="preserve">chamado.categoria</w:t>
              </w:r>
            </w:ins>
          </w:p>
        </w:tc>
        <w:tc>
          <w:tcPr>
            <w:tcW w:w="6240" w:type="dxa"/>
          </w:tcPr>
          <w:p>
            <w:pPr>
              <w:rPr>
                <w:ins w:id="9087" w:author="Matias" w:date="2026-10-05T00:00:00Z"/>
              </w:rPr>
            </w:pPr>
            <w:ins w:id="9088" w:author="Matias" w:date="2026-10-05T00:00:00Z">
              <w:r>
                <w:t xml:space="preserve">entrega, troca_devolucao, estorno, duvida, outros</w:t>
              </w:r>
            </w:ins>
          </w:p>
        </w:tc>
      </w:tr>
      <w:tr>
        <w:trPr>
          <w:ins w:id="9089" w:author="Matias" w:date="2026-10-05T00:00:00Z"/>
        </w:trPr>
        <w:tc>
          <w:tcPr>
            <w:tcW w:w="3120" w:type="dxa"/>
          </w:tcPr>
          <w:p>
            <w:pPr>
              <w:rPr>
                <w:ins w:id="9090" w:author="Matias" w:date="2026-10-05T00:00:00Z"/>
              </w:rPr>
            </w:pPr>
            <w:ins w:id="9091" w:author="Matias" w:date="2026-10-05T00:00:00Z">
              <w:r>
                <w:t xml:space="preserve">chamado.status</w:t>
              </w:r>
            </w:ins>
          </w:p>
        </w:tc>
        <w:tc>
          <w:tcPr>
            <w:tcW w:w="6240" w:type="dxa"/>
          </w:tcPr>
          <w:p>
            <w:pPr>
              <w:rPr>
                <w:ins w:id="9092" w:author="Matias" w:date="2026-10-05T00:00:00Z"/>
              </w:rPr>
            </w:pPr>
            <w:ins w:id="9093" w:author="Matias" w:date="2026-10-05T00:00:00Z">
              <w:r>
                <w:t xml:space="preserve">aberto, em_andamento, concluido</w:t>
              </w:r>
            </w:ins>
          </w:p>
        </w:tc>
      </w:tr>
      <w:tr>
        <w:trPr>
          <w:ins w:id="9094" w:author="Matias" w:date="2026-10-05T00:00:00Z"/>
        </w:trPr>
        <w:tc>
          <w:tcPr>
            <w:tcW w:w="3120" w:type="dxa"/>
          </w:tcPr>
          <w:p>
            <w:pPr>
              <w:rPr>
                <w:ins w:id="9095" w:author="Matias" w:date="2026-10-05T00:00:00Z"/>
              </w:rPr>
            </w:pPr>
            <w:ins w:id="9096" w:author="Matias" w:date="2026-10-05T00:00:00Z">
              <w:r>
                <w:t xml:space="preserve">chamado.prioridade</w:t>
              </w:r>
            </w:ins>
          </w:p>
        </w:tc>
        <w:tc>
          <w:tcPr>
            <w:tcW w:w="6240" w:type="dxa"/>
          </w:tcPr>
          <w:p>
            <w:pPr>
              <w:rPr>
                <w:ins w:id="9097" w:author="Matias" w:date="2026-10-05T00:00:00Z"/>
              </w:rPr>
            </w:pPr>
            <w:ins w:id="9098" w:author="Matias" w:date="2026-10-05T00:00:00Z">
              <w:r>
                <w:t xml:space="preserve">baixa, media, alta</w:t>
              </w:r>
            </w:ins>
          </w:p>
        </w:tc>
      </w:tr>
      <w:tr>
        <w:trPr>
          <w:ins w:id="9099" w:author="Matias" w:date="2026-10-05T00:00:00Z"/>
        </w:trPr>
        <w:tc>
          <w:tcPr>
            <w:tcW w:w="3120" w:type="dxa"/>
          </w:tcPr>
          <w:p>
            <w:pPr>
              <w:rPr>
                <w:ins w:id="9100" w:author="Matias" w:date="2026-10-05T00:00:00Z"/>
              </w:rPr>
            </w:pPr>
            <w:ins w:id="9101" w:author="Matias" w:date="2026-10-05T00:00:00Z">
              <w:r>
                <w:t xml:space="preserve">chamado.motivo_encerramento</w:t>
              </w:r>
            </w:ins>
          </w:p>
        </w:tc>
        <w:tc>
          <w:tcPr>
            <w:tcW w:w="6240" w:type="dxa"/>
          </w:tcPr>
          <w:p>
            <w:pPr>
              <w:rPr>
                <w:ins w:id="9102" w:author="Matias" w:date="2026-10-05T00:00:00Z"/>
              </w:rPr>
            </w:pPr>
            <w:ins w:id="9103" w:author="Matias" w:date="2026-10-05T00:00:00Z">
              <w:r>
                <w:t xml:space="preserve">resolvido, desistencia, sem_resposta</w:t>
              </w:r>
            </w:ins>
          </w:p>
        </w:tc>
      </w:tr>
      <w:tr>
        <w:trPr>
          <w:ins w:id="9104" w:author="Matias" w:date="2026-10-05T00:00:00Z"/>
        </w:trPr>
        <w:tc>
          <w:tcPr>
            <w:tcW w:w="3120" w:type="dxa"/>
          </w:tcPr>
          <w:p>
            <w:pPr>
              <w:rPr>
                <w:ins w:id="9105" w:author="Matias" w:date="2026-10-05T00:00:00Z"/>
              </w:rPr>
            </w:pPr>
            <w:ins w:id="9106" w:author="Matias" w:date="2026-10-05T00:00:00Z">
              <w:r>
                <w:t xml:space="preserve">avaliacao.status</w:t>
              </w:r>
            </w:ins>
          </w:p>
        </w:tc>
        <w:tc>
          <w:tcPr>
            <w:tcW w:w="6240" w:type="dxa"/>
          </w:tcPr>
          <w:p>
            <w:pPr>
              <w:rPr>
                <w:ins w:id="9107" w:author="Matias" w:date="2026-10-05T00:00:00Z"/>
              </w:rPr>
            </w:pPr>
            <w:ins w:id="9108" w:author="Matias" w:date="2026-10-05T00:00:00Z">
              <w:r>
                <w:t xml:space="preserve">publicada, oculta</w:t>
              </w:r>
            </w:ins>
          </w:p>
        </w:tc>
      </w:tr>
      <w:tr>
        <w:trPr>
          <w:ins w:id="9109" w:author="Matias" w:date="2026-10-05T00:00:00Z"/>
        </w:trPr>
        <w:tc>
          <w:tcPr>
            <w:tcW w:w="3120" w:type="dxa"/>
          </w:tcPr>
          <w:p>
            <w:pPr>
              <w:rPr>
                <w:ins w:id="9110" w:author="Matias" w:date="2026-10-05T00:00:00Z"/>
              </w:rPr>
            </w:pPr>
            <w:ins w:id="9111" w:author="Matias" w:date="2026-10-05T00:00:00Z">
              <w:r>
                <w:t xml:space="preserve">denuncia_avaliacao.status</w:t>
              </w:r>
            </w:ins>
          </w:p>
        </w:tc>
        <w:tc>
          <w:tcPr>
            <w:tcW w:w="6240" w:type="dxa"/>
          </w:tcPr>
          <w:p>
            <w:pPr>
              <w:rPr>
                <w:ins w:id="9112" w:author="Matias" w:date="2026-10-05T00:00:00Z"/>
              </w:rPr>
            </w:pPr>
            <w:ins w:id="9113" w:author="Matias" w:date="2026-10-05T00:00:00Z">
              <w:r>
                <w:t xml:space="preserve">pendente, procedente, improcedente</w:t>
              </w:r>
            </w:ins>
          </w:p>
        </w:tc>
      </w:tr>
    </w:tbl>
    <w:p>
      <w:pPr>
        <w:pStyle w:val="Heading2"/>
      </w:pPr>
      <w:r>
        <w:t xml:space="preserve">Como ler o diagrama</w:t>
      </w:r>
    </w:p>
    <w:p>
      <w:pPr/>
      <w:r>
        <w:t xml:space="preserve">Cada linha liga duas tabelas uma única vez, mesmo quando há mais de uma chave entre elas. A ponta encostada na tabela dá o máximo; a mais afastada, o mínimo.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Ponta</w:t>
            </w:r>
          </w:p>
        </w:tc>
        <w:tc>
          <w:tcPr>
            <w:tcW w:w="3120" w:type="dxa"/>
            <w:shd w:val="clear" w:color="auto" w:fill="F2F2F2"/>
          </w:tcPr>
          <w:p>
            <w:pPr/>
            <w:r>
              <w:t xml:space="preserve">Significa</w:t>
            </w:r>
          </w:p>
        </w:tc>
        <w:tc>
          <w:tcPr>
            <w:tcW w:w="3120" w:type="dxa"/>
            <w:shd w:val="clear" w:color="auto" w:fill="F2F2F2"/>
          </w:tcPr>
          <w:p>
            <w:pPr/>
            <w:r>
              <w:t xml:space="preserve">Exemplo</w:t>
            </w:r>
          </w:p>
        </w:tc>
      </w:tr>
      <w:tr>
        <w:tc>
          <w:tcPr>
            <w:tcW w:w="3120" w:type="dxa"/>
          </w:tcPr>
          <w:p>
            <w:pPr/>
            <w:r>
              <w:t xml:space="preserve">Dois traços</w:t>
            </w:r>
          </w:p>
        </w:tc>
        <w:tc>
          <w:tcPr>
            <w:tcW w:w="3120" w:type="dxa"/>
          </w:tcPr>
          <w:p>
            <w:pPr/>
            <w:r>
              <w:t xml:space="preserve">exatamente um</w:t>
            </w:r>
          </w:p>
        </w:tc>
        <w:tc>
          <w:tcPr>
            <w:tcW w:w="3120" w:type="dxa"/>
          </w:tcPr>
          <w:p>
            <w:pPr/>
            <w:r>
              <w:t xml:space="preserve">cada item pertence a exatamente um pedido</w:t>
            </w:r>
          </w:p>
        </w:tc>
      </w:tr>
      <w:tr>
        <w:tc>
          <w:tcPr>
            <w:tcW w:w="3120" w:type="dxa"/>
          </w:tcPr>
          <w:p>
            <w:pPr/>
            <w:r>
              <w:t xml:space="preserve">Traço com bolinha</w:t>
            </w:r>
          </w:p>
        </w:tc>
        <w:tc>
          <w:tcPr>
            <w:tcW w:w="3120" w:type="dxa"/>
          </w:tcPr>
          <w:p>
            <w:pPr/>
            <w:r>
              <w:t xml:space="preserve">zero ou um</w:t>
            </w:r>
          </w:p>
        </w:tc>
        <w:tc>
          <w:tcPr>
            <w:tcW w:w="3120" w:type="dxa"/>
          </w:tcPr>
          <w:p>
            <w:pPr/>
            <w:r>
              <w:t xml:space="preserve">um item de pedido tem no máximo uma avaliação</w:t>
            </w:r>
          </w:p>
        </w:tc>
      </w:tr>
      <w:tr>
        <w:tc>
          <w:tcPr>
            <w:tcW w:w="3120" w:type="dxa"/>
          </w:tcPr>
          <w:p>
            <w:pPr/>
            <w:r>
              <w:t xml:space="preserve">Pé de galinha com bolinha</w:t>
            </w:r>
          </w:p>
        </w:tc>
        <w:tc>
          <w:tcPr>
            <w:tcW w:w="3120" w:type="dxa"/>
          </w:tcPr>
          <w:p>
            <w:pPr/>
            <w:r>
              <w:t xml:space="preserve">zero ou muitos</w:t>
            </w:r>
          </w:p>
        </w:tc>
        <w:tc>
          <w:tcPr>
            <w:tcW w:w="3120" w:type="dxa"/>
          </w:tcPr>
          <w:p>
            <w:pPr/>
            <w:r>
              <w:t xml:space="preserve">um pedido tem zero ou muitos pagamentos</w:t>
            </w:r>
          </w:p>
        </w:tc>
      </w:tr>
    </w:tbl>
    <w:p>
      <w:pPr/>
      <w:r>
        <w:t xml:space="preserve">Cores dos cabeçalhos: amarelo = catálogo, laranja = estoque, laranja-escuro = vendas, vermelho-escuro = contas, vinho = atendimento, roxo = avaliações.</w:t>
      </w:r>
    </w:p>
    <w:p>
      <w:pPr>
        <w:pStyle w:val="Heading2"/>
      </w:pPr>
      <w:r>
        <w:t xml:space="preserve">Decisões-chave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Decisão</w:t>
            </w:r>
          </w:p>
        </w:tc>
        <w:tc>
          <w:tcPr>
            <w:tcW w:w="3120" w:type="dxa"/>
            <w:shd w:val="clear" w:color="auto" w:fill="F2F2F2"/>
          </w:tcPr>
          <w:p>
            <w:pPr/>
            <w:r>
              <w:t xml:space="preserve">Alternativa descartada</w:t>
            </w:r>
          </w:p>
        </w:tc>
        <w:tc>
          <w:tcPr>
            <w:tcW w:w="3120" w:type="dxa"/>
            <w:shd w:val="clear" w:color="auto" w:fill="F2F2F2"/>
          </w:tcPr>
          <w:p>
            <w:pPr/>
            <w:r>
              <w:t xml:space="preserve">Por quê</w:t>
            </w:r>
          </w:p>
        </w:tc>
      </w:tr>
      <w:tr>
        <w:tc>
          <w:tcPr>
            <w:tcW w:w="3120" w:type="dxa"/>
          </w:tcPr>
          <w:p>
            <w:pPr/>
            <w:r>
              <w:t xml:space="preserve">Toda alteração de estoque gera movimentação, inclusive vendas, transferências e realocações</w:t>
            </w:r>
          </w:p>
        </w:tc>
        <w:tc>
          <w:tcPr>
            <w:tcW w:w="3120" w:type="dxa"/>
          </w:tcPr>
          <w:p>
            <w:pPr/>
            <w:r>
              <w:t xml:space="preserve">Registrar só ajustes manuais</w:t>
            </w:r>
          </w:p>
        </w:tc>
        <w:tc>
          <w:tcPr>
            <w:tcW w:w="3120" w:type="dxa"/>
          </w:tcPr>
          <w:p>
            <w:pPr/>
            <w:r>
              <w:t xml:space="preserve">O histórico explica sempre por que a quantidade mudou</w:t>
            </w:r>
          </w:p>
        </w:tc>
      </w:tr>
      <w:tr>
        <w:tc>
          <w:tcPr>
            <w:tcW w:w="3120" w:type="dxa"/>
          </w:tcPr>
          <w:p>
            <w:pPr/>
            <w:r>
              <w:t xml:space="preserve">Transferência entre unidades com etapas</w:t>
            </w:r>
          </w:p>
        </w:tc>
        <w:tc>
          <w:tcPr>
            <w:tcW w:w="3120" w:type="dxa"/>
          </w:tcPr>
          <w:p>
            <w:pPr/>
            <w:r>
              <w:t xml:space="preserve">Mover estoque direto, sem registro</w:t>
            </w:r>
          </w:p>
        </w:tc>
        <w:tc>
          <w:tcPr>
            <w:tcW w:w="3120" w:type="dxa"/>
          </w:tcPr>
          <w:p>
            <w:pPr/>
            <w:r>
              <w:t xml:space="preserve">Resolve a dor central: as lojas passam a conversar, e a peça em trânsito não some</w:t>
            </w:r>
          </w:p>
        </w:tc>
      </w:tr>
      <w:tr>
        <w:tc>
          <w:tcPr>
            <w:tcW w:w="3120" w:type="dxa"/>
          </w:tcPr>
          <w:p>
            <w:pPr/>
            <w:r>
              <w:t xml:space="preserve">Centro de distribuição como tipo de unidade</w:t>
            </w:r>
          </w:p>
        </w:tc>
        <w:tc>
          <w:tcPr>
            <w:tcW w:w="3120" w:type="dxa"/>
          </w:tcPr>
          <w:p>
            <w:pPr/>
            <w:r>
              <w:t xml:space="preserve">Tabela separada para CD</w:t>
            </w:r>
          </w:p>
        </w:tc>
        <w:tc>
          <w:tcPr>
            <w:tcW w:w="3120" w:type="dxa"/>
          </w:tcPr>
          <w:p>
            <w:pPr/>
            <w:r>
              <w:t xml:space="preserve">Um campo resolve; a transferência vira o fluxo normal de abastecimento</w:t>
            </w:r>
          </w:p>
        </w:tc>
      </w:tr>
      <w:tr>
        <w:tc>
          <w:tcPr>
            <w:tcW w:w="3120" w:type="dxa"/>
          </w:tcPr>
          <w:p>
            <w:pPr/>
            <w:r>
              <w:t xml:space="preserve">Estoque por canal (loja física e online) em cada loja</w:t>
            </w:r>
          </w:p>
        </w:tc>
        <w:tc>
          <w:tcPr>
            <w:tcW w:w="3120" w:type="dxa"/>
          </w:tcPr>
          <w:p>
            <w:pPr/>
            <w:r>
              <w:t xml:space="preserve">Saldo único por unidade; só o CD vender online</w:t>
            </w:r>
          </w:p>
        </w:tc>
        <w:tc>
          <w:tcPr>
            <w:tcW w:w="3120" w:type="dxa"/>
          </w:tcPr>
          <w:p>
            <w:pPr/>
            <w:r>
              <w:t xml:space="preserve">A vitrine não perde peça para o online, e entrega e retirada continuam iguais (ADR 0004)</w:t>
            </w:r>
          </w:p>
        </w:tc>
      </w:tr>
      <w:tr>
        <w:tc>
          <w:tcPr>
            <w:tcW w:w="3120" w:type="dxa"/>
          </w:tcPr>
          <w:p>
            <w:pPr/>
            <w:r>
              <w:t xml:space="preserve">Reserva de estoque no checkout por 15 minutos</w:t>
            </w:r>
          </w:p>
        </w:tc>
        <w:tc>
          <w:tcPr>
            <w:tcW w:w="3120" w:type="dxa"/>
          </w:tcPr>
          <w:p>
            <w:pPr/>
            <w:r>
              <w:t xml:space="preserve">Conferir estoque só na aprovação e estornar se faltar</w:t>
            </w:r>
          </w:p>
        </w:tc>
        <w:tc>
          <w:tcPr>
            <w:tcW w:w="3120" w:type="dxa"/>
          </w:tcPr>
          <w:p>
            <w:pPr/>
            <w:r>
              <w:t xml:space="preserve">O Pix chega pago e não pode ser recusado (ADR 0002)</w:t>
            </w:r>
          </w:p>
        </w:tc>
      </w:tr>
      <w:tr>
        <w:tc>
          <w:tcPr>
            <w:tcW w:w="3120" w:type="dxa"/>
          </w:tcPr>
          <w:p>
            <w:pPr/>
            <w:r>
              <w:t xml:space="preserve">Estorno como lançamento próprio</w:t>
            </w:r>
          </w:p>
        </w:tc>
        <w:tc>
          <w:tcPr>
            <w:tcW w:w="3120" w:type="dxa"/>
          </w:tcPr>
          <w:p>
            <w:pPr/>
            <w:r>
              <w:t xml:space="preserve">Marcar o pagamento inteiro como estornado</w:t>
            </w:r>
          </w:p>
        </w:tc>
        <w:tc>
          <w:tcPr>
            <w:tcW w:w="3120" w:type="dxa"/>
          </w:tcPr>
          <w:p>
            <w:pPr/>
            <w:r>
              <w:t xml:space="preserve">Permite estorno parcial e mantém o histórico (ADR 0003)</w:t>
            </w:r>
          </w:p>
        </w:tc>
      </w:tr>
      <w:tr>
        <w:tc>
          <w:tcPr>
            <w:tcW w:w="3120" w:type="dxa"/>
          </w:tcPr>
          <w:p>
            <w:pPr/>
            <w:r>
              <w:t xml:space="preserve">Login pelo Supabase Auth, permissões no nosso banco</w:t>
            </w:r>
          </w:p>
        </w:tc>
        <w:tc>
          <w:tcPr>
            <w:tcW w:w="3120" w:type="dxa"/>
          </w:tcPr>
          <w:p>
            <w:pPr/>
            <w:r>
              <w:t xml:space="preserve">Senha e tokens em tabelas próprias</w:t>
            </w:r>
          </w:p>
        </w:tc>
        <w:tc>
          <w:tcPr>
            <w:tcW w:w="3120" w:type="dxa"/>
          </w:tcPr>
          <w:p>
            <w:pPr/>
            <w:r>
              <w:t xml:space="preserve">Não duplica o que o Auth faz; os metadados do Auth são editáveis pelo próprio usuário (ADR 0001)</w:t>
            </w:r>
          </w:p>
        </w:tc>
      </w:tr>
      <w:tr>
        <w:tc>
          <w:tcPr>
            <w:tcW w:w="3120" w:type="dxa"/>
          </w:tcPr>
          <w:p>
            <w:pPr/>
            <w:r>
              <w:t xml:space="preserve">Permissões por modelo de acesso, com exceções individuais</w:t>
            </w:r>
          </w:p>
        </w:tc>
        <w:tc>
          <w:tcPr>
            <w:tcW w:w="3120" w:type="dxa"/>
          </w:tcPr>
          <w:p>
            <w:pPr/>
            <w:r>
              <w:t xml:space="preserve">Perfis fixos (cliente, funcionário, admin)</w:t>
            </w:r>
          </w:p>
        </w:tc>
        <w:tc>
          <w:tcPr>
            <w:tcW w:w="3120" w:type="dxa"/>
          </w:tcPr>
          <w:p>
            <w:pPr/>
            <w:r>
              <w:t xml:space="preserve">Permite criar categorias novas e ajustar pessoas sem mudar o banco</w:t>
            </w:r>
          </w:p>
        </w:tc>
      </w:tr>
      <w:tr>
        <w:tc>
          <w:tcPr>
            <w:tcW w:w="3120" w:type="dxa"/>
          </w:tcPr>
          <w:p>
            <w:pPr/>
            <w:r>
              <w:t xml:space="preserve">Uma tabela de usuários para as duas plataformas</w:t>
            </w:r>
          </w:p>
        </w:tc>
        <w:tc>
          <w:tcPr>
            <w:tcW w:w="3120" w:type="dxa"/>
          </w:tcPr>
          <w:p>
            <w:pPr/>
            <w:r>
              <w:t xml:space="preserve">Tabelas separadas para cliente e funcionário</w:t>
            </w:r>
          </w:p>
        </w:tc>
        <w:tc>
          <w:tcPr>
            <w:tcW w:w="3120" w:type="dxa"/>
          </w:tcPr>
          <w:p>
            <w:pPr/>
            <w:r>
              <w:t xml:space="preserve">Mensagens e histórico têm autores dos dois lados</w:t>
            </w:r>
          </w:p>
        </w:tc>
      </w:tr>
      <w:tr>
        <w:tc>
          <w:tcPr>
            <w:tcW w:w="3120" w:type="dxa"/>
          </w:tcPr>
          <w:p>
            <w:pPr/>
            <w:r>
              <w:t xml:space="preserve">Avaliação ligada ao item do pedido</w:t>
            </w:r>
          </w:p>
        </w:tc>
        <w:tc>
          <w:tcPr>
            <w:tcW w:w="3120" w:type="dxa"/>
          </w:tcPr>
          <w:p>
            <w:pPr/>
            <w:r>
              <w:t xml:space="preserve">Qualquer cliente avaliar o produto</w:t>
            </w:r>
          </w:p>
        </w:tc>
        <w:tc>
          <w:tcPr>
            <w:tcW w:w="3120" w:type="dxa"/>
          </w:tcPr>
          <w:p>
            <w:pPr/>
            <w:r>
              <w:t xml:space="preserve">Garante que só quem comprou avalia, uma vez por compra</w:t>
            </w:r>
          </w:p>
        </w:tc>
      </w:tr>
      <w:tr>
        <w:tc>
          <w:tcPr>
            <w:tcW w:w="3120" w:type="dxa"/>
          </w:tcPr>
          <w:p>
            <w:pPr/>
            <w:r>
              <w:t xml:space="preserve">Pedido devolvido continua entregue, com indicação de devolução</w:t>
            </w:r>
          </w:p>
        </w:tc>
        <w:tc>
          <w:tcPr>
            <w:tcW w:w="3120" w:type="dxa"/>
          </w:tcPr>
          <w:p>
            <w:pPr/>
            <w:r>
              <w:t xml:space="preserve">Novo status "devolvido"</w:t>
            </w:r>
          </w:p>
        </w:tc>
        <w:tc>
          <w:tcPr>
            <w:tcW w:w="3120" w:type="dxa"/>
          </w:tcPr>
          <w:p>
            <w:pPr/>
            <w:r>
              <w:t xml:space="preserve">O pedido foi entregue e também teve devolução; o status não perde essa informação</w:t>
            </w:r>
          </w:p>
        </w:tc>
      </w:tr>
      <w:tr>
        <w:tc>
          <w:tcPr>
            <w:tcW w:w="3120" w:type="dxa"/>
          </w:tcPr>
          <w:p>
            <w:pPr/>
            <w:r>
              <w:t xml:space="preserve">Ativação de conta do caixa exige confirmar o CPF</w:t>
            </w:r>
          </w:p>
        </w:tc>
        <w:tc>
          <w:tcPr>
            <w:tcW w:w="3120" w:type="dxa"/>
          </w:tcPr>
          <w:p>
            <w:pPr/>
            <w:r>
              <w:t xml:space="preserve">Aceitar o risco de e-mail digitado errado</w:t>
            </w:r>
          </w:p>
        </w:tc>
        <w:tc>
          <w:tcPr>
            <w:tcW w:w="3120" w:type="dxa"/>
          </w:tcPr>
          <w:p>
            <w:pPr/>
            <w:r>
              <w:t xml:space="preserve">Quem recebeu o link por engano não vê o CPF e as compras do cliente</w:t>
            </w:r>
          </w:p>
        </w:tc>
      </w:tr>
      <w:tr>
        <w:tc>
          <w:tcPr>
            <w:tcW w:w="3120" w:type="dxa"/>
          </w:tcPr>
          <w:p>
            <w:pPr/>
            <w:r>
              <w:t xml:space="preserve">Histórico de estoque calculado somando as movimentações</w:t>
            </w:r>
          </w:p>
        </w:tc>
        <w:tc>
          <w:tcPr>
            <w:tcW w:w="3120" w:type="dxa"/>
          </w:tcPr>
          <w:p>
            <w:pPr/>
            <w:r>
              <w:t xml:space="preserve">Foto diária do estoque (snapshot)</w:t>
            </w:r>
          </w:p>
        </w:tc>
        <w:tc>
          <w:tcPr>
            <w:tcW w:w="3120" w:type="dxa"/>
          </w:tcPr>
          <w:p>
            <w:pPr/>
            <w:r>
              <w:t xml:space="preserve">Exato até o segundo e sem uma segunda fonte que possa divergir; o volume do case não exige foto (ADR 0006)</w:t>
            </w:r>
          </w:p>
        </w:tc>
      </w:tr>
      <w:tr>
        <w:tc>
          <w:tcPr>
            <w:tcW w:w="3120" w:type="dxa"/>
          </w:tcPr>
          <w:p>
            <w:pPr/>
            <w:r>
              <w:t xml:space="preserve">Saldo do estoque atualizado por trigger, com saldo nunca negativo</w:t>
            </w:r>
          </w:p>
        </w:tc>
        <w:tc>
          <w:tcPr>
            <w:tcW w:w="3120" w:type="dxa"/>
          </w:tcPr>
          <w:p>
            <w:pPr/>
            <w:r>
              <w:t xml:space="preserve">Backend atualizar saldo e movimentação juntos</w:t>
            </w:r>
          </w:p>
        </w:tc>
        <w:tc>
          <w:tcPr>
            <w:tcW w:w="3120" w:type="dxa"/>
          </w:tcPr>
          <w:p>
            <w:pPr/>
            <w:r>
              <w:t xml:space="preserve">Nenhum fluxo consegue mudar um sem o outro, então o histórico não mente (ADR 0005)</w:t>
            </w:r>
          </w:p>
        </w:tc>
      </w:tr>
      <w:tr>
        <w:tc>
          <w:tcPr>
            <w:tcW w:w="3120" w:type="dxa"/>
          </w:tcPr>
          <w:p>
            <w:pPr/>
            <w:r>
              <w:t xml:space="preserve">Histórico de preço em tabela própria, registrado também na criação</w:t>
            </w:r>
          </w:p>
        </w:tc>
        <w:tc>
          <w:tcPr>
            <w:tcW w:w="3120" w:type="dxa"/>
          </w:tcPr>
          <w:p>
            <w:pPr/>
            <w:r>
              <w:t xml:space="preserve">Só guardar o preço pago no item do pedido</w:t>
            </w:r>
          </w:p>
        </w:tc>
        <w:tc>
          <w:tcPr>
            <w:tcW w:w="3120" w:type="dxa"/>
          </w:tcPr>
          <w:p>
            <w:pPr/>
            <w:r>
              <w:t xml:space="preserve">Responde quanto a peça custava em qualquer data, inclusive sem venda</w:t>
            </w:r>
          </w:p>
        </w:tc>
      </w:tr>
      <w:tr>
        <w:trPr>
          <w:ins w:id="9128" w:author="Matias" w:date="2026-10-05T00:00:00Z"/>
        </w:trPr>
        <w:tc>
          <w:tcPr>
            <w:tcW w:w="3120" w:type="dxa"/>
          </w:tcPr>
          <w:p>
            <w:pPr>
              <w:rPr>
                <w:ins w:id="9129" w:author="Matias" w:date="2026-10-05T00:00:00Z"/>
              </w:rPr>
            </w:pPr>
            <w:ins w:id="9130" w:author="Matias" w:date="2026-10-05T00:00:00Z">
              <w:r>
                <w:t xml:space="preserve">Toda conta criada pelo backend, que cria o login e a linha de usuário</w:t>
              </w:r>
            </w:ins>
          </w:p>
        </w:tc>
        <w:tc>
          <w:tcPr>
            <w:tcW w:w="3120" w:type="dxa"/>
          </w:tcPr>
          <w:p>
            <w:pPr>
              <w:rPr>
                <w:ins w:id="9131" w:author="Matias" w:date="2026-10-05T00:00:00Z"/>
              </w:rPr>
            </w:pPr>
            <w:ins w:id="9132" w:author="Matias" w:date="2026-10-05T00:00:00Z">
              <w:r>
                <w:t xml:space="preserve">Cadastro direto no Supabase Auth pelo site</w:t>
              </w:r>
            </w:ins>
          </w:p>
        </w:tc>
        <w:tc>
          <w:tcPr>
            <w:tcW w:w="3120" w:type="dxa"/>
          </w:tcPr>
          <w:p>
            <w:pPr>
              <w:rPr>
                <w:ins w:id="9133" w:author="Matias" w:date="2026-10-05T00:00:00Z"/>
              </w:rPr>
            </w:pPr>
            <w:ins w:id="9134" w:author="Matias" w:date="2026-10-05T00:00:00Z">
              <w:r>
                <w:t xml:space="preserve">As regras do cadastro ficam num lugar só e o CPF repetido tem mensagem clara (ADR 0008)</w:t>
              </w:r>
            </w:ins>
          </w:p>
        </w:tc>
      </w:tr>
      <w:tr>
        <w:trPr>
          <w:ins w:id="9135" w:author="Matias" w:date="2026-10-05T00:00:00Z"/>
        </w:trPr>
        <w:tc>
          <w:tcPr>
            <w:tcW w:w="3120" w:type="dxa"/>
          </w:tcPr>
          <w:p>
            <w:pPr>
              <w:rPr>
                <w:ins w:id="9136" w:author="Matias" w:date="2026-10-05T00:00:00Z"/>
              </w:rPr>
            </w:pPr>
            <w:ins w:id="9137" w:author="Matias" w:date="2026-10-05T00:00:00Z">
              <w:r>
                <w:t xml:space="preserve">Regras entre tabelas garantidas por trigger (Admin, CD, estorno, item do chamado)</w:t>
              </w:r>
            </w:ins>
          </w:p>
        </w:tc>
        <w:tc>
          <w:tcPr>
            <w:tcW w:w="3120" w:type="dxa"/>
          </w:tcPr>
          <w:p>
            <w:pPr>
              <w:rPr>
                <w:ins w:id="9138" w:author="Matias" w:date="2026-10-05T00:00:00Z"/>
              </w:rPr>
            </w:pPr>
            <w:ins w:id="9139" w:author="Matias" w:date="2026-10-05T00:00:00Z">
              <w:r>
                <w:t xml:space="preserve">Validar só no backend</w:t>
              </w:r>
            </w:ins>
          </w:p>
        </w:tc>
        <w:tc>
          <w:tcPr>
            <w:tcW w:w="3120" w:type="dxa"/>
          </w:tcPr>
          <w:p>
            <w:pPr>
              <w:rPr>
                <w:ins w:id="9140" w:author="Matias" w:date="2026-10-05T00:00:00Z"/>
              </w:rPr>
            </w:pPr>
            <w:ins w:id="9141" w:author="Matias" w:date="2026-10-05T00:00:00Z">
              <w:r>
                <w:t xml:space="preserve">Valem para qualquer caminho, inclusive o painel do Supabase (ADRs 0009 e 0010)</w:t>
              </w:r>
            </w:ins>
          </w:p>
        </w:tc>
      </w:tr>
    </w:tbl>
    <w:p>
      <w:pPr>
        <w:pStyle w:val="Heading2"/>
      </w:pPr>
      <w:r>
        <w:t xml:space="preserve">Em aberto: integração com a Vulto</w:t>
      </w:r>
    </w:p>
    <w:p>
      <w:pPr/>
      <w:r>
        <w:t xml:space="preserve">A integração fica para as próximas entregas, e o modelo já foi pensado para não travar nela:</w:t>
      </w:r>
    </w:p>
    <w:p>
      <w:pPr>
        <w:pStyle w:val="ListParagraph"/>
        <w:numPr>
          <w:ilvl w:val="0"/>
          <w:numId w:val="10"/>
        </w:numPr>
      </w:pPr>
      <w:r>
        <w:t xml:space="preserve">Funcionários da Vulto entram como contas internas comuns, porque a entrada decide pelo tipo de conta, e não pelo domínio do e-mail.</w:t>
      </w:r>
    </w:p>
    <w:p>
      <w:pPr>
        <w:pStyle w:val="ListParagraph"/>
        <w:numPr>
          <w:ilvl w:val="0"/>
          <w:numId w:val="10"/>
        </w:numPr>
      </w:pPr>
      <w:r>
        <w:t xml:space="preserve">Lojas e CDs da Vulto entram como novas unidades.</w:t>
      </w:r>
    </w:p>
    <w:p>
      <w:pPr>
        <w:pStyle w:val="ListParagraph"/>
        <w:numPr>
          <w:ilvl w:val="0"/>
          <w:numId w:val="10"/>
        </w:numPr>
      </w:pPr>
      <w:r>
        <w:t xml:space="preserve">O que ainda precisa ser decidido: incluir um campo de marca/empresa em UNIDADE, PRODUTO e talvez USUARIO, e como unir clientes que existam nas duas bases.</w:t>
      </w:r>
    </w:p>
    <w:p>
      <w:pPr/>
      <w:r>
        <w:rPr>
          <w:b/>
        </w:rPr>
        <w:t xml:space="preserve">Evoluções futuras:</w:t>
      </w:r>
      <w:r>
        <w:t xml:space="preserve"> reabastecimento automático (sugerir transferência do CD quando a loja fica abaixo do mínimo), completar uma retirada por transferência e troca com envio para casa. A primeira já é suportada pelo modelo; as outras duas exigiriam ligar pedido ou chamado a um envio.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Casa Lorenzi — Modelo de Dados</dc:title>
  <dc:description>Claude Docs node/5c74026c-1d46@17 docx-w6</dc:description>
  <cp:revision>17</cp:revision>
</cp:coreProperties>
</file>